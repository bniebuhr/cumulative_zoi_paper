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CCFBF" w14:textId="77777777" w:rsidR="00D33022" w:rsidRPr="00E634C6" w:rsidRDefault="00341556">
      <w:pPr>
        <w:spacing w:after="277" w:line="259" w:lineRule="auto"/>
        <w:ind w:left="211" w:right="0" w:firstLine="0"/>
        <w:jc w:val="left"/>
        <w:rPr>
          <w:lang w:val="en-US"/>
        </w:rPr>
      </w:pPr>
      <w:r w:rsidRPr="00E634C6">
        <w:rPr>
          <w:sz w:val="34"/>
          <w:lang w:val="en-US"/>
        </w:rPr>
        <w:t>Estimating the cumulative impact and zone of influence of</w:t>
      </w:r>
    </w:p>
    <w:p w14:paraId="6D7AB211" w14:textId="77777777" w:rsidR="00D33022" w:rsidRPr="00E634C6" w:rsidRDefault="00341556">
      <w:pPr>
        <w:spacing w:after="305" w:line="259" w:lineRule="auto"/>
        <w:ind w:left="0" w:right="68" w:firstLine="0"/>
        <w:jc w:val="center"/>
        <w:rPr>
          <w:lang w:val="en-US"/>
        </w:rPr>
      </w:pPr>
      <w:r w:rsidRPr="00E634C6">
        <w:rPr>
          <w:sz w:val="34"/>
          <w:lang w:val="en-US"/>
        </w:rPr>
        <w:t>infrastructure on biodiversity</w:t>
      </w:r>
    </w:p>
    <w:p w14:paraId="170E34A8" w14:textId="77777777" w:rsidR="00D33022" w:rsidRPr="00E634C6" w:rsidRDefault="00341556">
      <w:pPr>
        <w:spacing w:after="803" w:line="259" w:lineRule="auto"/>
        <w:ind w:left="0" w:right="68" w:firstLine="0"/>
        <w:jc w:val="center"/>
        <w:rPr>
          <w:lang w:val="en-US"/>
        </w:rPr>
      </w:pPr>
      <w:r w:rsidRPr="00E634C6">
        <w:rPr>
          <w:lang w:val="en-US"/>
        </w:rPr>
        <w:t xml:space="preserve">To be submitted to </w:t>
      </w:r>
      <w:r w:rsidRPr="00E634C6">
        <w:rPr>
          <w:i/>
          <w:lang w:val="en-US"/>
        </w:rPr>
        <w:t>Methods in Ecology and Evolution</w:t>
      </w:r>
    </w:p>
    <w:p w14:paraId="1706DBE3" w14:textId="77777777" w:rsidR="00D33022" w:rsidRPr="00E634C6" w:rsidRDefault="00341556">
      <w:pPr>
        <w:tabs>
          <w:tab w:val="right" w:pos="8528"/>
        </w:tabs>
        <w:spacing w:after="179" w:line="259" w:lineRule="auto"/>
        <w:ind w:left="0" w:right="0" w:firstLine="0"/>
        <w:jc w:val="left"/>
        <w:rPr>
          <w:lang w:val="en-US"/>
        </w:rPr>
      </w:pPr>
      <w:r w:rsidRPr="00E634C6">
        <w:rPr>
          <w:sz w:val="24"/>
          <w:lang w:val="en-US"/>
        </w:rPr>
        <w:t xml:space="preserve">Bernardo </w:t>
      </w:r>
      <w:proofErr w:type="spellStart"/>
      <w:r w:rsidRPr="00E634C6">
        <w:rPr>
          <w:sz w:val="24"/>
          <w:lang w:val="en-US"/>
        </w:rPr>
        <w:t>Brandao</w:t>
      </w:r>
      <w:proofErr w:type="spellEnd"/>
      <w:r w:rsidRPr="00E634C6">
        <w:rPr>
          <w:sz w:val="24"/>
          <w:lang w:val="en-US"/>
        </w:rPr>
        <w:t xml:space="preserve"> Niebuhr˜</w:t>
      </w:r>
      <w:r w:rsidRPr="00E634C6">
        <w:rPr>
          <w:sz w:val="24"/>
          <w:lang w:val="en-US"/>
        </w:rPr>
        <w:tab/>
      </w:r>
      <w:r w:rsidRPr="00E634C6">
        <w:rPr>
          <w:sz w:val="24"/>
          <w:vertAlign w:val="superscript"/>
          <w:lang w:val="en-US"/>
        </w:rPr>
        <w:t>1,</w:t>
      </w:r>
      <w:proofErr w:type="gramStart"/>
      <w:r w:rsidRPr="00E634C6">
        <w:rPr>
          <w:sz w:val="24"/>
          <w:vertAlign w:val="superscript"/>
          <w:lang w:val="en-US"/>
        </w:rPr>
        <w:t>2,*</w:t>
      </w:r>
      <w:proofErr w:type="gramEnd"/>
      <w:r w:rsidRPr="00E634C6">
        <w:rPr>
          <w:sz w:val="24"/>
          <w:lang w:val="en-US"/>
        </w:rPr>
        <w:t>, Bram Van Moorter</w:t>
      </w:r>
      <w:r w:rsidRPr="00E634C6">
        <w:rPr>
          <w:sz w:val="24"/>
          <w:vertAlign w:val="superscript"/>
          <w:lang w:val="en-US"/>
        </w:rPr>
        <w:t>1,*</w:t>
      </w:r>
      <w:r w:rsidRPr="00E634C6">
        <w:rPr>
          <w:sz w:val="24"/>
          <w:lang w:val="en-US"/>
        </w:rPr>
        <w:t>, Audun Stien</w:t>
      </w:r>
      <w:r w:rsidRPr="00E634C6">
        <w:rPr>
          <w:sz w:val="24"/>
          <w:vertAlign w:val="superscript"/>
          <w:lang w:val="en-US"/>
        </w:rPr>
        <w:t>3</w:t>
      </w:r>
      <w:r w:rsidRPr="00E634C6">
        <w:rPr>
          <w:sz w:val="24"/>
          <w:lang w:val="en-US"/>
        </w:rPr>
        <w:t xml:space="preserve">, </w:t>
      </w:r>
      <w:proofErr w:type="spellStart"/>
      <w:r w:rsidRPr="00E634C6">
        <w:rPr>
          <w:sz w:val="24"/>
          <w:lang w:val="en-US"/>
        </w:rPr>
        <w:t>Torkild</w:t>
      </w:r>
      <w:proofErr w:type="spellEnd"/>
      <w:r w:rsidRPr="00E634C6">
        <w:rPr>
          <w:sz w:val="24"/>
          <w:lang w:val="en-US"/>
        </w:rPr>
        <w:t xml:space="preserve"> Tveera</w:t>
      </w:r>
      <w:r w:rsidRPr="00E634C6">
        <w:rPr>
          <w:sz w:val="24"/>
          <w:vertAlign w:val="superscript"/>
          <w:lang w:val="en-US"/>
        </w:rPr>
        <w:t>4</w:t>
      </w:r>
      <w:r w:rsidRPr="00E634C6">
        <w:rPr>
          <w:sz w:val="24"/>
          <w:lang w:val="en-US"/>
        </w:rPr>
        <w:t>,</w:t>
      </w:r>
    </w:p>
    <w:p w14:paraId="7D2E588C" w14:textId="77777777" w:rsidR="00D33022" w:rsidRPr="00E634C6" w:rsidRDefault="00341556">
      <w:pPr>
        <w:tabs>
          <w:tab w:val="center" w:pos="6486"/>
        </w:tabs>
        <w:spacing w:after="179" w:line="259" w:lineRule="auto"/>
        <w:ind w:left="0" w:right="0" w:firstLine="0"/>
        <w:jc w:val="left"/>
        <w:rPr>
          <w:lang w:val="en-US"/>
        </w:rPr>
      </w:pPr>
      <w:r w:rsidRPr="00E634C6">
        <w:rPr>
          <w:sz w:val="24"/>
          <w:lang w:val="en-US"/>
        </w:rPr>
        <w:t>Knut Langeland</w:t>
      </w:r>
      <w:r w:rsidRPr="00E634C6">
        <w:rPr>
          <w:sz w:val="24"/>
          <w:vertAlign w:val="superscript"/>
          <w:lang w:val="en-US"/>
        </w:rPr>
        <w:t>4</w:t>
      </w:r>
      <w:r w:rsidRPr="00E634C6">
        <w:rPr>
          <w:sz w:val="24"/>
          <w:lang w:val="en-US"/>
        </w:rPr>
        <w:t>, Olav Strand</w:t>
      </w:r>
      <w:r w:rsidRPr="00E634C6">
        <w:rPr>
          <w:sz w:val="24"/>
          <w:vertAlign w:val="superscript"/>
          <w:lang w:val="en-US"/>
        </w:rPr>
        <w:t>1</w:t>
      </w:r>
      <w:r w:rsidRPr="00E634C6">
        <w:rPr>
          <w:sz w:val="24"/>
          <w:lang w:val="en-US"/>
        </w:rPr>
        <w:t>, Per Sandstrom¨</w:t>
      </w:r>
      <w:r w:rsidRPr="00E634C6">
        <w:rPr>
          <w:sz w:val="24"/>
          <w:lang w:val="en-US"/>
        </w:rPr>
        <w:tab/>
      </w:r>
      <w:r w:rsidRPr="00E634C6">
        <w:rPr>
          <w:sz w:val="24"/>
          <w:vertAlign w:val="superscript"/>
          <w:lang w:val="en-US"/>
        </w:rPr>
        <w:t>5</w:t>
      </w:r>
      <w:r w:rsidRPr="00E634C6">
        <w:rPr>
          <w:sz w:val="24"/>
          <w:lang w:val="en-US"/>
        </w:rPr>
        <w:t>, Anna Skarin</w:t>
      </w:r>
      <w:r w:rsidRPr="00E634C6">
        <w:rPr>
          <w:sz w:val="24"/>
          <w:vertAlign w:val="superscript"/>
          <w:lang w:val="en-US"/>
        </w:rPr>
        <w:t>2</w:t>
      </w:r>
      <w:r w:rsidRPr="00E634C6">
        <w:rPr>
          <w:sz w:val="24"/>
          <w:lang w:val="en-US"/>
        </w:rPr>
        <w:t>, Moudud Alam</w:t>
      </w:r>
      <w:r w:rsidRPr="00E634C6">
        <w:rPr>
          <w:sz w:val="24"/>
          <w:vertAlign w:val="superscript"/>
          <w:lang w:val="en-US"/>
        </w:rPr>
        <w:t>6</w:t>
      </w:r>
      <w:r w:rsidRPr="00E634C6">
        <w:rPr>
          <w:sz w:val="24"/>
          <w:lang w:val="en-US"/>
        </w:rPr>
        <w:t>, and</w:t>
      </w:r>
    </w:p>
    <w:p w14:paraId="7607DED4" w14:textId="77777777" w:rsidR="00D33022" w:rsidRPr="00E634C6" w:rsidRDefault="00341556">
      <w:pPr>
        <w:spacing w:after="380" w:line="265" w:lineRule="auto"/>
        <w:ind w:left="10" w:right="78"/>
        <w:jc w:val="center"/>
        <w:rPr>
          <w:lang w:val="en-US"/>
        </w:rPr>
      </w:pPr>
      <w:r w:rsidRPr="00E634C6">
        <w:rPr>
          <w:sz w:val="24"/>
          <w:lang w:val="en-US"/>
        </w:rPr>
        <w:t>Manuela Panzacchi</w:t>
      </w:r>
      <w:r w:rsidRPr="00E634C6">
        <w:rPr>
          <w:sz w:val="24"/>
          <w:vertAlign w:val="superscript"/>
          <w:lang w:val="en-US"/>
        </w:rPr>
        <w:t>1</w:t>
      </w:r>
    </w:p>
    <w:p w14:paraId="26FC617B" w14:textId="77777777" w:rsidR="00D33022" w:rsidRPr="00E634C6" w:rsidRDefault="00341556">
      <w:pPr>
        <w:spacing w:after="180" w:line="265" w:lineRule="auto"/>
        <w:ind w:left="10" w:right="68"/>
        <w:jc w:val="center"/>
        <w:rPr>
          <w:lang w:val="en-US"/>
        </w:rPr>
      </w:pPr>
      <w:r w:rsidRPr="00E634C6">
        <w:rPr>
          <w:sz w:val="24"/>
          <w:vertAlign w:val="superscript"/>
          <w:lang w:val="en-US"/>
        </w:rPr>
        <w:t>1</w:t>
      </w:r>
      <w:r w:rsidRPr="00E634C6">
        <w:rPr>
          <w:sz w:val="24"/>
          <w:lang w:val="en-US"/>
        </w:rPr>
        <w:t>Norwegian Institute for Nature Research (NINA), Trondheim, Norway</w:t>
      </w:r>
    </w:p>
    <w:p w14:paraId="3B3465E7" w14:textId="77777777" w:rsidR="00D33022" w:rsidRPr="00E634C6" w:rsidRDefault="00341556">
      <w:pPr>
        <w:spacing w:after="180" w:line="265" w:lineRule="auto"/>
        <w:ind w:left="10" w:right="68"/>
        <w:jc w:val="center"/>
        <w:rPr>
          <w:lang w:val="en-US"/>
        </w:rPr>
      </w:pPr>
      <w:r w:rsidRPr="00E634C6">
        <w:rPr>
          <w:sz w:val="24"/>
          <w:vertAlign w:val="superscript"/>
          <w:lang w:val="en-US"/>
        </w:rPr>
        <w:t>2</w:t>
      </w:r>
      <w:r w:rsidRPr="00E634C6">
        <w:rPr>
          <w:sz w:val="24"/>
          <w:lang w:val="en-US"/>
        </w:rPr>
        <w:t>Swedish University of Agricultural Sciences (SLU), Uppsala, Sweden</w:t>
      </w:r>
    </w:p>
    <w:p w14:paraId="64362DED" w14:textId="77777777" w:rsidR="00D33022" w:rsidRPr="00E634C6" w:rsidRDefault="00341556">
      <w:pPr>
        <w:spacing w:after="180" w:line="265" w:lineRule="auto"/>
        <w:ind w:left="10" w:right="68"/>
        <w:jc w:val="center"/>
        <w:rPr>
          <w:lang w:val="en-US"/>
        </w:rPr>
      </w:pPr>
      <w:r w:rsidRPr="00E634C6">
        <w:rPr>
          <w:sz w:val="24"/>
          <w:vertAlign w:val="superscript"/>
          <w:lang w:val="en-US"/>
        </w:rPr>
        <w:t>3</w:t>
      </w:r>
      <w:r w:rsidRPr="00E634C6">
        <w:rPr>
          <w:sz w:val="24"/>
          <w:lang w:val="en-US"/>
        </w:rPr>
        <w:t>University of Tromsø, Tromsø, Norway</w:t>
      </w:r>
    </w:p>
    <w:p w14:paraId="0D8CC33A" w14:textId="77777777" w:rsidR="00D33022" w:rsidRPr="00E634C6" w:rsidRDefault="00341556">
      <w:pPr>
        <w:spacing w:after="180" w:line="265" w:lineRule="auto"/>
        <w:ind w:left="10" w:right="68"/>
        <w:jc w:val="center"/>
        <w:rPr>
          <w:lang w:val="en-US"/>
        </w:rPr>
      </w:pPr>
      <w:r w:rsidRPr="00E634C6">
        <w:rPr>
          <w:sz w:val="24"/>
          <w:vertAlign w:val="superscript"/>
          <w:lang w:val="en-US"/>
        </w:rPr>
        <w:t>4</w:t>
      </w:r>
      <w:r w:rsidRPr="00E634C6">
        <w:rPr>
          <w:sz w:val="24"/>
          <w:lang w:val="en-US"/>
        </w:rPr>
        <w:t>Norwegian Institute for Nature Research (NINA), Tromsø, Norway</w:t>
      </w:r>
    </w:p>
    <w:p w14:paraId="6C2A51A6" w14:textId="77777777" w:rsidR="00D33022" w:rsidRPr="00E634C6" w:rsidRDefault="00341556">
      <w:pPr>
        <w:spacing w:after="156" w:line="265" w:lineRule="auto"/>
        <w:ind w:left="10" w:right="68"/>
        <w:jc w:val="center"/>
        <w:rPr>
          <w:lang w:val="en-US"/>
        </w:rPr>
      </w:pPr>
      <w:r w:rsidRPr="00E634C6">
        <w:rPr>
          <w:sz w:val="24"/>
          <w:vertAlign w:val="superscript"/>
          <w:lang w:val="en-US"/>
        </w:rPr>
        <w:t>5</w:t>
      </w:r>
      <w:r w:rsidRPr="00E634C6">
        <w:rPr>
          <w:sz w:val="24"/>
          <w:lang w:val="en-US"/>
        </w:rPr>
        <w:t>Swedish University of Agricultural Sciences (SLU), Umea, Sweden˚</w:t>
      </w:r>
    </w:p>
    <w:p w14:paraId="2E8B3562" w14:textId="77777777" w:rsidR="00D33022" w:rsidRPr="00E634C6" w:rsidRDefault="00341556">
      <w:pPr>
        <w:spacing w:after="180" w:line="265" w:lineRule="auto"/>
        <w:ind w:left="10" w:right="68"/>
        <w:jc w:val="center"/>
        <w:rPr>
          <w:lang w:val="en-US"/>
        </w:rPr>
      </w:pPr>
      <w:r w:rsidRPr="00E634C6">
        <w:rPr>
          <w:sz w:val="24"/>
          <w:vertAlign w:val="superscript"/>
          <w:lang w:val="en-US"/>
        </w:rPr>
        <w:t>6</w:t>
      </w:r>
      <w:r w:rsidRPr="00E634C6">
        <w:rPr>
          <w:sz w:val="24"/>
          <w:lang w:val="en-US"/>
        </w:rPr>
        <w:t>Dalarna University, Falun, Sweden</w:t>
      </w:r>
    </w:p>
    <w:p w14:paraId="2D8BAF9E" w14:textId="77777777" w:rsidR="00D33022" w:rsidRPr="00E634C6" w:rsidRDefault="00341556">
      <w:pPr>
        <w:spacing w:after="690" w:line="265" w:lineRule="auto"/>
        <w:ind w:left="10" w:right="68"/>
        <w:jc w:val="center"/>
        <w:rPr>
          <w:lang w:val="en-US"/>
        </w:rPr>
      </w:pPr>
      <w:r w:rsidRPr="00E634C6">
        <w:rPr>
          <w:sz w:val="24"/>
          <w:vertAlign w:val="superscript"/>
          <w:lang w:val="en-US"/>
        </w:rPr>
        <w:t>*</w:t>
      </w:r>
      <w:r w:rsidRPr="00E634C6">
        <w:rPr>
          <w:sz w:val="24"/>
          <w:lang w:val="en-US"/>
        </w:rPr>
        <w:t>Joint first authorship</w:t>
      </w:r>
    </w:p>
    <w:p w14:paraId="62DD1105" w14:textId="77777777" w:rsidR="00D33022" w:rsidRPr="00E634C6" w:rsidRDefault="00341556">
      <w:pPr>
        <w:spacing w:after="144" w:line="265" w:lineRule="auto"/>
        <w:ind w:left="10" w:right="68"/>
        <w:jc w:val="center"/>
        <w:rPr>
          <w:lang w:val="en-US"/>
        </w:rPr>
      </w:pPr>
      <w:r w:rsidRPr="00E634C6">
        <w:rPr>
          <w:sz w:val="24"/>
          <w:lang w:val="en-US"/>
        </w:rPr>
        <w:t xml:space="preserve">Corresponding author: Bernardo </w:t>
      </w:r>
      <w:proofErr w:type="spellStart"/>
      <w:r w:rsidRPr="00E634C6">
        <w:rPr>
          <w:sz w:val="24"/>
          <w:lang w:val="en-US"/>
        </w:rPr>
        <w:t>Brandao</w:t>
      </w:r>
      <w:proofErr w:type="spellEnd"/>
      <w:r w:rsidRPr="00E634C6">
        <w:rPr>
          <w:sz w:val="24"/>
          <w:lang w:val="en-US"/>
        </w:rPr>
        <w:t xml:space="preserve"> Niebuhr˜</w:t>
      </w:r>
    </w:p>
    <w:p w14:paraId="55E2D7BD" w14:textId="77777777" w:rsidR="00D33022" w:rsidRPr="00E634C6" w:rsidRDefault="00341556">
      <w:pPr>
        <w:spacing w:after="180" w:line="265" w:lineRule="auto"/>
        <w:ind w:left="10" w:right="68"/>
        <w:jc w:val="center"/>
        <w:rPr>
          <w:lang w:val="en-US"/>
        </w:rPr>
      </w:pPr>
      <w:r w:rsidRPr="00E634C6">
        <w:rPr>
          <w:sz w:val="24"/>
          <w:lang w:val="en-US"/>
        </w:rPr>
        <w:t xml:space="preserve">Norwegian Institute for Nature Research, Postboks 5685 </w:t>
      </w:r>
      <w:proofErr w:type="spellStart"/>
      <w:r w:rsidRPr="00E634C6">
        <w:rPr>
          <w:sz w:val="24"/>
          <w:lang w:val="en-US"/>
        </w:rPr>
        <w:t>Torgarden</w:t>
      </w:r>
      <w:proofErr w:type="spellEnd"/>
      <w:r w:rsidRPr="00E634C6">
        <w:rPr>
          <w:sz w:val="24"/>
          <w:lang w:val="en-US"/>
        </w:rPr>
        <w:t>,</w:t>
      </w:r>
    </w:p>
    <w:p w14:paraId="7A7B4F37" w14:textId="77777777" w:rsidR="00D33022" w:rsidRPr="00E634C6" w:rsidRDefault="00341556">
      <w:pPr>
        <w:spacing w:after="180" w:line="265" w:lineRule="auto"/>
        <w:ind w:left="10" w:right="68"/>
        <w:jc w:val="center"/>
        <w:rPr>
          <w:lang w:val="en-US"/>
        </w:rPr>
      </w:pPr>
      <w:r w:rsidRPr="00E634C6">
        <w:rPr>
          <w:sz w:val="24"/>
          <w:lang w:val="en-US"/>
        </w:rPr>
        <w:t>7485 Trondheim, Norway</w:t>
      </w:r>
    </w:p>
    <w:p w14:paraId="679ADDD9" w14:textId="77777777" w:rsidR="00D33022" w:rsidRPr="00E634C6" w:rsidRDefault="00341556">
      <w:pPr>
        <w:spacing w:after="150" w:line="265" w:lineRule="auto"/>
        <w:ind w:left="10" w:right="68"/>
        <w:jc w:val="center"/>
        <w:rPr>
          <w:lang w:val="en-US"/>
        </w:rPr>
      </w:pPr>
      <w:r w:rsidRPr="00E634C6">
        <w:rPr>
          <w:sz w:val="24"/>
          <w:lang w:val="en-US"/>
        </w:rPr>
        <w:t xml:space="preserve">Contact: bernardo.brandao@nina.no, </w:t>
      </w:r>
      <w:proofErr w:type="spellStart"/>
      <w:r w:rsidRPr="00E634C6">
        <w:rPr>
          <w:sz w:val="24"/>
          <w:lang w:val="en-US"/>
        </w:rPr>
        <w:t>bernardo</w:t>
      </w:r>
      <w:proofErr w:type="spellEnd"/>
      <w:r w:rsidRPr="00E634C6">
        <w:rPr>
          <w:sz w:val="24"/>
          <w:lang w:val="en-US"/>
        </w:rPr>
        <w:t xml:space="preserve"> brandaum@yahoo.com.br</w:t>
      </w:r>
    </w:p>
    <w:p w14:paraId="3B3DCB30" w14:textId="77777777" w:rsidR="00D33022" w:rsidRDefault="00341556">
      <w:pPr>
        <w:spacing w:after="144" w:line="265" w:lineRule="auto"/>
        <w:ind w:left="10" w:right="68"/>
        <w:jc w:val="center"/>
      </w:pPr>
      <w:r>
        <w:rPr>
          <w:sz w:val="24"/>
        </w:rPr>
        <w:t xml:space="preserve">Word </w:t>
      </w:r>
      <w:proofErr w:type="spellStart"/>
      <w:r>
        <w:rPr>
          <w:sz w:val="24"/>
        </w:rPr>
        <w:t>count</w:t>
      </w:r>
      <w:proofErr w:type="spellEnd"/>
      <w:r>
        <w:rPr>
          <w:sz w:val="24"/>
        </w:rPr>
        <w:t>: 7969</w:t>
      </w:r>
    </w:p>
    <w:p w14:paraId="4CA8C5DB" w14:textId="77777777" w:rsidR="00D33022" w:rsidRDefault="00341556">
      <w:pPr>
        <w:spacing w:after="180" w:line="265" w:lineRule="auto"/>
        <w:ind w:left="10" w:right="68"/>
        <w:jc w:val="center"/>
      </w:pPr>
      <w:r>
        <w:rPr>
          <w:sz w:val="24"/>
        </w:rPr>
        <w:t>May 13, 2022</w:t>
      </w:r>
    </w:p>
    <w:p w14:paraId="01BB3F19" w14:textId="77777777" w:rsidR="00D33022" w:rsidRDefault="00341556">
      <w:pPr>
        <w:spacing w:after="363" w:line="259" w:lineRule="auto"/>
        <w:ind w:left="0" w:right="68" w:firstLine="0"/>
        <w:jc w:val="center"/>
      </w:pPr>
      <w:proofErr w:type="spellStart"/>
      <w:r>
        <w:t>Abstract</w:t>
      </w:r>
      <w:proofErr w:type="spellEnd"/>
    </w:p>
    <w:p w14:paraId="07706213" w14:textId="77777777" w:rsidR="00D33022" w:rsidRPr="00E634C6" w:rsidRDefault="00341556">
      <w:pPr>
        <w:numPr>
          <w:ilvl w:val="0"/>
          <w:numId w:val="1"/>
        </w:numPr>
        <w:spacing w:after="211"/>
        <w:ind w:right="68" w:hanging="249"/>
        <w:rPr>
          <w:lang w:val="en-US"/>
        </w:rPr>
      </w:pPr>
      <w:r w:rsidRPr="00E634C6">
        <w:rPr>
          <w:lang w:val="en-US"/>
        </w:rPr>
        <w:t xml:space="preserve">Infrastructure development often takes place in landscapes already affected by multiple anthropogenic disturbances, leading to cumulative impacts on biodiversity. Typically, the impact of </w:t>
      </w:r>
      <w:r w:rsidRPr="00E634C6">
        <w:rPr>
          <w:lang w:val="en-US"/>
        </w:rPr>
        <w:lastRenderedPageBreak/>
        <w:t>a given type of infrastructure is determined by computing the distance to the nearest feature only, ignoring potential cumulative impacts of multiple features, what can lead to severe underestimations. We propose an approach to assess whether and how multiple anthropogenic features lead to cumulative impacts.</w:t>
      </w:r>
    </w:p>
    <w:p w14:paraId="7D6F2B06" w14:textId="66370F76" w:rsidR="00D33022" w:rsidRPr="00E634C6" w:rsidRDefault="00341556">
      <w:pPr>
        <w:numPr>
          <w:ilvl w:val="0"/>
          <w:numId w:val="1"/>
        </w:numPr>
        <w:spacing w:after="212"/>
        <w:ind w:right="68" w:hanging="249"/>
        <w:rPr>
          <w:lang w:val="en-US"/>
        </w:rPr>
      </w:pPr>
      <w:del w:id="0" w:author="Audun Stien" w:date="2022-05-25T11:54:00Z">
        <w:r w:rsidRPr="00E634C6" w:rsidDel="00E634C6">
          <w:rPr>
            <w:lang w:val="en-US"/>
          </w:rPr>
          <w:delText>First, w</w:delText>
        </w:r>
      </w:del>
      <w:ins w:id="1" w:author="Audun Stien" w:date="2022-05-25T11:54:00Z">
        <w:r w:rsidR="00E634C6">
          <w:rPr>
            <w:lang w:val="en-US"/>
          </w:rPr>
          <w:t>W</w:t>
        </w:r>
      </w:ins>
      <w:r w:rsidRPr="00E634C6">
        <w:rPr>
          <w:lang w:val="en-US"/>
        </w:rPr>
        <w:t>e derive a method to estimate the effect size and zone of influence (</w:t>
      </w:r>
      <w:proofErr w:type="spellStart"/>
      <w:r w:rsidRPr="00E634C6">
        <w:rPr>
          <w:lang w:val="en-US"/>
        </w:rPr>
        <w:t>ZoI</w:t>
      </w:r>
      <w:proofErr w:type="spellEnd"/>
      <w:r w:rsidRPr="00E634C6">
        <w:rPr>
          <w:lang w:val="en-US"/>
        </w:rPr>
        <w:t xml:space="preserve">) of infrastructure, </w:t>
      </w:r>
      <w:ins w:id="2" w:author="Audun Stien" w:date="2022-05-25T11:54:00Z">
        <w:r w:rsidR="00E634C6">
          <w:rPr>
            <w:lang w:val="en-US"/>
          </w:rPr>
          <w:t xml:space="preserve">that allow for </w:t>
        </w:r>
      </w:ins>
      <w:del w:id="3" w:author="Audun Stien" w:date="2022-05-25T11:54:00Z">
        <w:r w:rsidRPr="00E634C6" w:rsidDel="00E634C6">
          <w:rPr>
            <w:lang w:val="en-US"/>
          </w:rPr>
          <w:delText xml:space="preserve">based on </w:delText>
        </w:r>
      </w:del>
      <w:del w:id="4" w:author="Audun Stien" w:date="2022-05-25T13:54:00Z">
        <w:r w:rsidRPr="00E634C6" w:rsidDel="00F84F7C">
          <w:rPr>
            <w:lang w:val="en-US"/>
          </w:rPr>
          <w:delText>a range of</w:delText>
        </w:r>
      </w:del>
      <w:ins w:id="5" w:author="Audun Stien" w:date="2022-05-25T13:54:00Z">
        <w:r w:rsidR="00F84F7C">
          <w:rPr>
            <w:lang w:val="en-US"/>
          </w:rPr>
          <w:t>flexible</w:t>
        </w:r>
      </w:ins>
      <w:r w:rsidRPr="00E634C6">
        <w:rPr>
          <w:lang w:val="en-US"/>
        </w:rPr>
        <w:t xml:space="preserve"> </w:t>
      </w:r>
      <w:del w:id="6" w:author="Audun Stien" w:date="2022-05-25T13:54:00Z">
        <w:r w:rsidRPr="00E634C6" w:rsidDel="00F84F7C">
          <w:rPr>
            <w:lang w:val="en-US"/>
          </w:rPr>
          <w:delText xml:space="preserve">decaying </w:delText>
        </w:r>
      </w:del>
      <w:r w:rsidRPr="00E634C6">
        <w:rPr>
          <w:lang w:val="en-US"/>
        </w:rPr>
        <w:t xml:space="preserve">functions defining how the impact </w:t>
      </w:r>
      <w:del w:id="7" w:author="Audun Stien" w:date="2022-05-25T11:54:00Z">
        <w:r w:rsidRPr="00E634C6" w:rsidDel="00E634C6">
          <w:rPr>
            <w:lang w:val="en-US"/>
          </w:rPr>
          <w:delText xml:space="preserve">can </w:delText>
        </w:r>
      </w:del>
      <w:r w:rsidRPr="00E634C6">
        <w:rPr>
          <w:lang w:val="en-US"/>
        </w:rPr>
        <w:t xml:space="preserve">vary </w:t>
      </w:r>
      <w:ins w:id="8" w:author="Audun Stien" w:date="2022-05-25T11:54:00Z">
        <w:r w:rsidR="00E634C6">
          <w:rPr>
            <w:lang w:val="en-US"/>
          </w:rPr>
          <w:t>w</w:t>
        </w:r>
      </w:ins>
      <w:ins w:id="9" w:author="Audun Stien" w:date="2022-05-25T11:55:00Z">
        <w:r w:rsidR="00E634C6">
          <w:rPr>
            <w:lang w:val="en-US"/>
          </w:rPr>
          <w:t xml:space="preserve">ithin the </w:t>
        </w:r>
        <w:proofErr w:type="spellStart"/>
        <w:r w:rsidR="00E634C6">
          <w:rPr>
            <w:lang w:val="en-US"/>
          </w:rPr>
          <w:t>ZoI</w:t>
        </w:r>
      </w:ins>
      <w:proofErr w:type="spellEnd"/>
      <w:del w:id="10" w:author="Audun Stien" w:date="2022-05-25T11:55:00Z">
        <w:r w:rsidRPr="00E634C6" w:rsidDel="00E634C6">
          <w:rPr>
            <w:lang w:val="en-US"/>
          </w:rPr>
          <w:delText>therein</w:delText>
        </w:r>
      </w:del>
      <w:r w:rsidRPr="00E634C6">
        <w:rPr>
          <w:lang w:val="en-US"/>
        </w:rPr>
        <w:t xml:space="preserve">. This formulation allows </w:t>
      </w:r>
      <w:ins w:id="11" w:author="Audun Stien" w:date="2022-05-25T11:55:00Z">
        <w:r w:rsidR="00E634C6">
          <w:rPr>
            <w:lang w:val="en-US"/>
          </w:rPr>
          <w:t xml:space="preserve">us </w:t>
        </w:r>
      </w:ins>
      <w:r w:rsidRPr="00E634C6">
        <w:rPr>
          <w:lang w:val="en-US"/>
        </w:rPr>
        <w:t xml:space="preserve">to quantify </w:t>
      </w:r>
      <w:del w:id="12" w:author="Audun Stien" w:date="2022-05-25T11:55:00Z">
        <w:r w:rsidRPr="00E634C6" w:rsidDel="00E634C6">
          <w:rPr>
            <w:lang w:val="en-US"/>
          </w:rPr>
          <w:delText xml:space="preserve">either </w:delText>
        </w:r>
      </w:del>
      <w:r w:rsidRPr="00E634C6">
        <w:rPr>
          <w:lang w:val="en-US"/>
        </w:rPr>
        <w:t xml:space="preserve">the </w:t>
      </w:r>
      <w:ins w:id="13" w:author="Audun Stien" w:date="2022-05-25T11:55:00Z">
        <w:r w:rsidR="00E634C6">
          <w:rPr>
            <w:lang w:val="en-US"/>
          </w:rPr>
          <w:t xml:space="preserve">impact based on </w:t>
        </w:r>
      </w:ins>
      <w:del w:id="14" w:author="Audun Stien" w:date="2022-05-25T11:55:00Z">
        <w:r w:rsidRPr="00E634C6" w:rsidDel="00E634C6">
          <w:rPr>
            <w:lang w:val="en-US"/>
          </w:rPr>
          <w:delText xml:space="preserve">ZoI of </w:delText>
        </w:r>
      </w:del>
      <w:r w:rsidRPr="00E634C6">
        <w:rPr>
          <w:lang w:val="en-US"/>
        </w:rPr>
        <w:t xml:space="preserve">the nearest feature only, </w:t>
      </w:r>
      <w:ins w:id="15" w:author="Audun Stien" w:date="2022-05-25T11:55:00Z">
        <w:r w:rsidR="00E634C6">
          <w:rPr>
            <w:lang w:val="en-US"/>
          </w:rPr>
          <w:t>and</w:t>
        </w:r>
      </w:ins>
      <w:del w:id="16" w:author="Audun Stien" w:date="2022-05-25T11:55:00Z">
        <w:r w:rsidRPr="00E634C6" w:rsidDel="00E634C6">
          <w:rPr>
            <w:lang w:val="en-US"/>
          </w:rPr>
          <w:delText xml:space="preserve">or </w:delText>
        </w:r>
      </w:del>
      <w:ins w:id="17" w:author="Audun Stien" w:date="2022-05-25T11:56:00Z">
        <w:r w:rsidR="00E634C6">
          <w:rPr>
            <w:lang w:val="en-US"/>
          </w:rPr>
          <w:t xml:space="preserve"> </w:t>
        </w:r>
      </w:ins>
      <w:r w:rsidRPr="00E634C6">
        <w:rPr>
          <w:lang w:val="en-US"/>
        </w:rPr>
        <w:t xml:space="preserve">the cumulative </w:t>
      </w:r>
      <w:ins w:id="18" w:author="Audun Stien" w:date="2022-05-25T11:56:00Z">
        <w:r w:rsidR="00E634C6">
          <w:rPr>
            <w:lang w:val="en-US"/>
          </w:rPr>
          <w:t>impact</w:t>
        </w:r>
      </w:ins>
      <w:del w:id="19" w:author="Audun Stien" w:date="2022-05-25T11:56:00Z">
        <w:r w:rsidRPr="00E634C6" w:rsidDel="00E634C6">
          <w:rPr>
            <w:lang w:val="en-US"/>
          </w:rPr>
          <w:delText>ZoI</w:delText>
        </w:r>
      </w:del>
      <w:r w:rsidRPr="00E634C6">
        <w:rPr>
          <w:lang w:val="en-US"/>
        </w:rPr>
        <w:t xml:space="preserve"> of multiple features</w:t>
      </w:r>
      <w:ins w:id="20" w:author="Audun Stien" w:date="2022-05-25T11:56:00Z">
        <w:r w:rsidR="00E634C6">
          <w:rPr>
            <w:lang w:val="en-US"/>
          </w:rPr>
          <w:t xml:space="preserve"> of the same type</w:t>
        </w:r>
      </w:ins>
      <w:r w:rsidRPr="00E634C6">
        <w:rPr>
          <w:lang w:val="en-US"/>
        </w:rPr>
        <w:t xml:space="preserve">. </w:t>
      </w:r>
      <w:del w:id="21" w:author="Audun Stien" w:date="2022-05-25T11:56:00Z">
        <w:r w:rsidRPr="00E634C6" w:rsidDel="00E634C6">
          <w:rPr>
            <w:lang w:val="en-US"/>
          </w:rPr>
          <w:delText>Second, w</w:delText>
        </w:r>
      </w:del>
      <w:ins w:id="22" w:author="Audun Stien" w:date="2022-05-25T11:56:00Z">
        <w:r w:rsidR="00E634C6">
          <w:rPr>
            <w:lang w:val="en-US"/>
          </w:rPr>
          <w:t>W</w:t>
        </w:r>
      </w:ins>
      <w:r w:rsidRPr="00E634C6">
        <w:rPr>
          <w:lang w:val="en-US"/>
        </w:rPr>
        <w:t xml:space="preserve">e use simulations and an empirical case to understand under which circumstances </w:t>
      </w:r>
      <w:ins w:id="23" w:author="Audun Stien" w:date="2022-05-25T11:57:00Z">
        <w:r w:rsidR="00E634C6">
          <w:rPr>
            <w:lang w:val="en-US"/>
          </w:rPr>
          <w:t xml:space="preserve">the estimated cumulative impact </w:t>
        </w:r>
      </w:ins>
      <w:ins w:id="24" w:author="Audun Stien" w:date="2022-05-25T13:57:00Z">
        <w:r w:rsidR="00F84F7C">
          <w:rPr>
            <w:lang w:val="en-US"/>
          </w:rPr>
          <w:t>do not</w:t>
        </w:r>
      </w:ins>
      <w:ins w:id="25" w:author="Audun Stien" w:date="2022-05-25T11:57:00Z">
        <w:r w:rsidR="00E634C6">
          <w:rPr>
            <w:lang w:val="en-US"/>
          </w:rPr>
          <w:t xml:space="preserve"> differ </w:t>
        </w:r>
      </w:ins>
      <w:ins w:id="26" w:author="Audun Stien" w:date="2022-05-25T11:58:00Z">
        <w:r w:rsidR="00E634C6">
          <w:rPr>
            <w:lang w:val="en-US"/>
          </w:rPr>
          <w:t xml:space="preserve">from the impact </w:t>
        </w:r>
      </w:ins>
      <w:ins w:id="27" w:author="Audun Stien" w:date="2022-05-25T13:55:00Z">
        <w:r w:rsidR="00F84F7C">
          <w:rPr>
            <w:lang w:val="en-US"/>
          </w:rPr>
          <w:t xml:space="preserve">estimated </w:t>
        </w:r>
      </w:ins>
      <w:ins w:id="28" w:author="Audun Stien" w:date="2022-05-25T13:58:00Z">
        <w:r w:rsidR="00F84F7C">
          <w:rPr>
            <w:lang w:val="en-US"/>
          </w:rPr>
          <w:t>using</w:t>
        </w:r>
      </w:ins>
      <w:ins w:id="29" w:author="Audun Stien" w:date="2022-05-25T13:55:00Z">
        <w:r w:rsidR="00F84F7C">
          <w:rPr>
            <w:lang w:val="en-US"/>
          </w:rPr>
          <w:t xml:space="preserve"> </w:t>
        </w:r>
      </w:ins>
      <w:ins w:id="30" w:author="Audun Stien" w:date="2022-05-25T11:58:00Z">
        <w:r w:rsidR="00E634C6">
          <w:rPr>
            <w:lang w:val="en-US"/>
          </w:rPr>
          <w:t>the nearest feature only</w:t>
        </w:r>
      </w:ins>
      <w:del w:id="31" w:author="Audun Stien" w:date="2022-05-25T11:57:00Z">
        <w:r w:rsidRPr="00E634C6" w:rsidDel="00E634C6">
          <w:rPr>
            <w:lang w:val="en-US"/>
          </w:rPr>
          <w:delText xml:space="preserve">these two metrics </w:delText>
        </w:r>
      </w:del>
      <w:del w:id="32" w:author="Audun Stien" w:date="2022-05-25T11:58:00Z">
        <w:r w:rsidRPr="00E634C6" w:rsidDel="00E634C6">
          <w:rPr>
            <w:lang w:val="en-US"/>
          </w:rPr>
          <w:delText>can be distinguished to make inferences about anthropogenic impacts</w:delText>
        </w:r>
      </w:del>
      <w:r w:rsidRPr="00E634C6">
        <w:rPr>
          <w:lang w:val="en-US"/>
        </w:rPr>
        <w:t>. Finally, we illustrate th</w:t>
      </w:r>
      <w:ins w:id="33" w:author="Audun Stien" w:date="2022-05-25T13:56:00Z">
        <w:r w:rsidR="00F84F7C">
          <w:rPr>
            <w:lang w:val="en-US"/>
          </w:rPr>
          <w:t>e</w:t>
        </w:r>
      </w:ins>
      <w:del w:id="34" w:author="Audun Stien" w:date="2022-05-25T13:56:00Z">
        <w:r w:rsidRPr="00E634C6" w:rsidDel="00F84F7C">
          <w:rPr>
            <w:lang w:val="en-US"/>
          </w:rPr>
          <w:delText>is</w:delText>
        </w:r>
      </w:del>
      <w:r w:rsidRPr="00E634C6">
        <w:rPr>
          <w:lang w:val="en-US"/>
        </w:rPr>
        <w:t xml:space="preserve"> approach by quantifying and visualizing cumulative impacts of recreational facilities in Norway on habitat selection of wild reindeer, a species highly sensible to anthropogenic disturbance.</w:t>
      </w:r>
    </w:p>
    <w:p w14:paraId="2CD277E3" w14:textId="3D3AD805" w:rsidR="00D33022" w:rsidRPr="00E634C6" w:rsidRDefault="00341556">
      <w:pPr>
        <w:numPr>
          <w:ilvl w:val="0"/>
          <w:numId w:val="1"/>
        </w:numPr>
        <w:spacing w:after="211"/>
        <w:ind w:right="68" w:hanging="249"/>
        <w:rPr>
          <w:lang w:val="en-US"/>
        </w:rPr>
      </w:pPr>
      <w:del w:id="35" w:author="Audun Stien" w:date="2022-05-25T13:57:00Z">
        <w:r w:rsidRPr="00E634C6" w:rsidDel="00F84F7C">
          <w:rPr>
            <w:lang w:val="en-US"/>
          </w:rPr>
          <w:delText xml:space="preserve">The </w:delText>
        </w:r>
      </w:del>
      <w:ins w:id="36" w:author="Audun Stien" w:date="2022-05-25T13:57:00Z">
        <w:r w:rsidR="00F84F7C">
          <w:rPr>
            <w:lang w:val="en-US"/>
          </w:rPr>
          <w:t>S</w:t>
        </w:r>
      </w:ins>
      <w:del w:id="37" w:author="Audun Stien" w:date="2022-05-25T13:57:00Z">
        <w:r w:rsidRPr="00E634C6" w:rsidDel="00F84F7C">
          <w:rPr>
            <w:lang w:val="en-US"/>
          </w:rPr>
          <w:delText>s</w:delText>
        </w:r>
      </w:del>
      <w:r w:rsidRPr="00E634C6">
        <w:rPr>
          <w:lang w:val="en-US"/>
        </w:rPr>
        <w:t xml:space="preserve">imulations show the </w:t>
      </w:r>
      <w:del w:id="38" w:author="Audun Stien" w:date="2022-05-25T13:59:00Z">
        <w:r w:rsidRPr="00E634C6" w:rsidDel="00C60347">
          <w:rPr>
            <w:lang w:val="en-US"/>
          </w:rPr>
          <w:delText xml:space="preserve">ZoI </w:delText>
        </w:r>
      </w:del>
      <w:ins w:id="39" w:author="Audun Stien" w:date="2022-05-25T13:59:00Z">
        <w:r w:rsidR="00C60347">
          <w:rPr>
            <w:lang w:val="en-US"/>
          </w:rPr>
          <w:t>impact estimated from</w:t>
        </w:r>
      </w:ins>
      <w:del w:id="40" w:author="Audun Stien" w:date="2022-05-25T13:59:00Z">
        <w:r w:rsidRPr="00E634C6" w:rsidDel="00C60347">
          <w:rPr>
            <w:lang w:val="en-US"/>
          </w:rPr>
          <w:delText>of</w:delText>
        </w:r>
      </w:del>
      <w:r w:rsidRPr="00E634C6">
        <w:rPr>
          <w:lang w:val="en-US"/>
        </w:rPr>
        <w:t xml:space="preserve"> the nearest feature and the </w:t>
      </w:r>
      <w:ins w:id="41" w:author="Audun Stien" w:date="2022-05-25T13:59:00Z">
        <w:r w:rsidR="00C60347">
          <w:rPr>
            <w:lang w:val="en-US"/>
          </w:rPr>
          <w:t xml:space="preserve">estimated </w:t>
        </w:r>
      </w:ins>
      <w:r w:rsidRPr="00E634C6">
        <w:rPr>
          <w:lang w:val="en-US"/>
        </w:rPr>
        <w:t xml:space="preserve">cumulative </w:t>
      </w:r>
      <w:ins w:id="42" w:author="Audun Stien" w:date="2022-05-25T13:59:00Z">
        <w:r w:rsidR="00C60347">
          <w:rPr>
            <w:lang w:val="en-US"/>
          </w:rPr>
          <w:t>impact</w:t>
        </w:r>
      </w:ins>
      <w:ins w:id="43" w:author="Audun Stien" w:date="2022-05-25T14:00:00Z">
        <w:r w:rsidR="00C60347">
          <w:rPr>
            <w:lang w:val="en-US"/>
          </w:rPr>
          <w:t xml:space="preserve"> </w:t>
        </w:r>
      </w:ins>
      <w:del w:id="44" w:author="Audun Stien" w:date="2022-05-25T13:59:00Z">
        <w:r w:rsidRPr="00E634C6" w:rsidDel="00C60347">
          <w:rPr>
            <w:lang w:val="en-US"/>
          </w:rPr>
          <w:delText xml:space="preserve">ZoI of </w:delText>
        </w:r>
      </w:del>
      <w:ins w:id="45" w:author="Audun Stien" w:date="2022-05-25T13:59:00Z">
        <w:r w:rsidR="00C60347">
          <w:rPr>
            <w:lang w:val="en-US"/>
          </w:rPr>
          <w:t xml:space="preserve">from </w:t>
        </w:r>
      </w:ins>
      <w:r w:rsidRPr="00E634C6">
        <w:rPr>
          <w:lang w:val="en-US"/>
        </w:rPr>
        <w:t xml:space="preserve">multiple features cannot be </w:t>
      </w:r>
      <w:del w:id="46" w:author="Audun Stien" w:date="2022-05-25T14:00:00Z">
        <w:r w:rsidRPr="00E634C6" w:rsidDel="00C60347">
          <w:rPr>
            <w:lang w:val="en-US"/>
          </w:rPr>
          <w:delText xml:space="preserve">statistically </w:delText>
        </w:r>
      </w:del>
      <w:r w:rsidRPr="00E634C6">
        <w:rPr>
          <w:lang w:val="en-US"/>
        </w:rPr>
        <w:t xml:space="preserve">distinguished </w:t>
      </w:r>
      <w:del w:id="47" w:author="Audun Stien" w:date="2022-05-25T14:02:00Z">
        <w:r w:rsidRPr="00E634C6" w:rsidDel="00C60347">
          <w:rPr>
            <w:lang w:val="en-US"/>
          </w:rPr>
          <w:delText xml:space="preserve">in two cases: </w:delText>
        </w:r>
      </w:del>
      <w:r w:rsidRPr="00E634C6">
        <w:rPr>
          <w:lang w:val="en-US"/>
        </w:rPr>
        <w:t xml:space="preserve">when </w:t>
      </w:r>
      <w:ins w:id="48" w:author="Audun Stien" w:date="2022-05-25T14:02:00Z">
        <w:r w:rsidR="00C60347">
          <w:rPr>
            <w:lang w:val="en-US"/>
          </w:rPr>
          <w:t xml:space="preserve">the occurrence of the </w:t>
        </w:r>
      </w:ins>
      <w:del w:id="49" w:author="Audun Stien" w:date="2022-05-25T14:01:00Z">
        <w:r w:rsidRPr="00E634C6" w:rsidDel="00C60347">
          <w:rPr>
            <w:lang w:val="en-US"/>
          </w:rPr>
          <w:delText xml:space="preserve">the spatial distribution of </w:delText>
        </w:r>
      </w:del>
      <w:r w:rsidRPr="00E634C6">
        <w:rPr>
          <w:lang w:val="en-US"/>
        </w:rPr>
        <w:t>feature</w:t>
      </w:r>
      <w:del w:id="50" w:author="Audun Stien" w:date="2022-05-25T14:02:00Z">
        <w:r w:rsidRPr="00E634C6" w:rsidDel="00C60347">
          <w:rPr>
            <w:lang w:val="en-US"/>
          </w:rPr>
          <w:delText>s</w:delText>
        </w:r>
      </w:del>
      <w:r w:rsidRPr="00E634C6">
        <w:rPr>
          <w:lang w:val="en-US"/>
        </w:rPr>
        <w:t xml:space="preserve"> is </w:t>
      </w:r>
      <w:ins w:id="51" w:author="Audun Stien" w:date="2022-05-25T14:01:00Z">
        <w:r w:rsidR="00C60347">
          <w:rPr>
            <w:lang w:val="en-US"/>
          </w:rPr>
          <w:t>rare</w:t>
        </w:r>
      </w:ins>
      <w:del w:id="52" w:author="Audun Stien" w:date="2022-05-25T14:01:00Z">
        <w:r w:rsidRPr="00E634C6" w:rsidDel="00C60347">
          <w:rPr>
            <w:lang w:val="en-US"/>
          </w:rPr>
          <w:delText>sparse</w:delText>
        </w:r>
      </w:del>
      <w:r w:rsidRPr="00E634C6">
        <w:rPr>
          <w:lang w:val="en-US"/>
        </w:rPr>
        <w:t xml:space="preserve"> and </w:t>
      </w:r>
      <w:proofErr w:type="spellStart"/>
      <w:r w:rsidRPr="00E634C6">
        <w:rPr>
          <w:lang w:val="en-US"/>
        </w:rPr>
        <w:t>ZoI</w:t>
      </w:r>
      <w:proofErr w:type="spellEnd"/>
      <w:del w:id="53" w:author="Audun Stien" w:date="2022-05-25T14:01:00Z">
        <w:r w:rsidRPr="00E634C6" w:rsidDel="00C60347">
          <w:rPr>
            <w:lang w:val="en-US"/>
          </w:rPr>
          <w:delText xml:space="preserve"> radius</w:delText>
        </w:r>
      </w:del>
      <w:r w:rsidRPr="00E634C6">
        <w:rPr>
          <w:lang w:val="en-US"/>
        </w:rPr>
        <w:t xml:space="preserve"> is small, </w:t>
      </w:r>
      <w:ins w:id="54" w:author="Audun Stien" w:date="2022-05-25T14:01:00Z">
        <w:r w:rsidR="00C60347">
          <w:rPr>
            <w:lang w:val="en-US"/>
          </w:rPr>
          <w:t>and</w:t>
        </w:r>
      </w:ins>
      <w:del w:id="55" w:author="Audun Stien" w:date="2022-05-25T14:02:00Z">
        <w:r w:rsidRPr="00E634C6" w:rsidDel="00C60347">
          <w:rPr>
            <w:lang w:val="en-US"/>
          </w:rPr>
          <w:delText>or</w:delText>
        </w:r>
      </w:del>
      <w:r w:rsidRPr="00E634C6">
        <w:rPr>
          <w:lang w:val="en-US"/>
        </w:rPr>
        <w:t xml:space="preserve"> when features are clustered and </w:t>
      </w:r>
      <w:proofErr w:type="spellStart"/>
      <w:r w:rsidRPr="00E634C6">
        <w:rPr>
          <w:lang w:val="en-US"/>
        </w:rPr>
        <w:t>ZoI</w:t>
      </w:r>
      <w:proofErr w:type="spellEnd"/>
      <w:del w:id="56" w:author="Audun Stien" w:date="2022-05-25T14:02:00Z">
        <w:r w:rsidRPr="00E634C6" w:rsidDel="00C60347">
          <w:rPr>
            <w:lang w:val="en-US"/>
          </w:rPr>
          <w:delText xml:space="preserve"> radius </w:delText>
        </w:r>
      </w:del>
      <w:ins w:id="57" w:author="Audun Stien" w:date="2022-05-25T14:02:00Z">
        <w:r w:rsidR="00C60347">
          <w:rPr>
            <w:lang w:val="en-US"/>
          </w:rPr>
          <w:t xml:space="preserve"> </w:t>
        </w:r>
      </w:ins>
      <w:r w:rsidRPr="00E634C6">
        <w:rPr>
          <w:lang w:val="en-US"/>
        </w:rPr>
        <w:t xml:space="preserve">is large. </w:t>
      </w:r>
      <w:ins w:id="58" w:author="Audun Stien" w:date="2022-05-25T14:06:00Z">
        <w:r w:rsidR="00D6120E">
          <w:rPr>
            <w:lang w:val="en-US"/>
          </w:rPr>
          <w:t xml:space="preserve">In our empirical analysis </w:t>
        </w:r>
      </w:ins>
      <w:del w:id="59" w:author="Audun Stien" w:date="2022-05-25T14:06:00Z">
        <w:r w:rsidRPr="00E634C6" w:rsidDel="00D6120E">
          <w:rPr>
            <w:lang w:val="en-US"/>
          </w:rPr>
          <w:delText>W</w:delText>
        </w:r>
      </w:del>
      <w:ins w:id="60" w:author="Audun Stien" w:date="2022-05-25T14:06:00Z">
        <w:r w:rsidR="00D6120E">
          <w:rPr>
            <w:lang w:val="en-US"/>
          </w:rPr>
          <w:t>w</w:t>
        </w:r>
      </w:ins>
      <w:r w:rsidRPr="00E634C6">
        <w:rPr>
          <w:lang w:val="en-US"/>
        </w:rPr>
        <w:t xml:space="preserve">e found strong evidence of cumulative impacts of private cottages and tourist resorts on reindeer, with </w:t>
      </w:r>
      <w:ins w:id="61" w:author="Audun Stien" w:date="2022-05-25T14:04:00Z">
        <w:r w:rsidR="00D6120E">
          <w:rPr>
            <w:lang w:val="en-US"/>
          </w:rPr>
          <w:t xml:space="preserve">a radius of the </w:t>
        </w:r>
      </w:ins>
      <w:proofErr w:type="spellStart"/>
      <w:r w:rsidRPr="00E634C6">
        <w:rPr>
          <w:lang w:val="en-US"/>
        </w:rPr>
        <w:t>ZoI</w:t>
      </w:r>
      <w:proofErr w:type="spellEnd"/>
      <w:r w:rsidRPr="00E634C6">
        <w:rPr>
          <w:lang w:val="en-US"/>
        </w:rPr>
        <w:t xml:space="preserve"> </w:t>
      </w:r>
      <w:del w:id="62" w:author="Audun Stien" w:date="2022-05-25T14:04:00Z">
        <w:r w:rsidRPr="00E634C6" w:rsidDel="00D6120E">
          <w:rPr>
            <w:lang w:val="en-US"/>
          </w:rPr>
          <w:delText xml:space="preserve">radii </w:delText>
        </w:r>
      </w:del>
      <w:del w:id="63" w:author="Audun Stien" w:date="2022-05-25T14:07:00Z">
        <w:r w:rsidRPr="00E634C6" w:rsidDel="00D6120E">
          <w:rPr>
            <w:lang w:val="en-US"/>
          </w:rPr>
          <w:delText xml:space="preserve">of </w:delText>
        </w:r>
      </w:del>
      <w:ins w:id="64" w:author="Audun Stien" w:date="2022-05-25T14:07:00Z">
        <w:r w:rsidR="00D6120E">
          <w:rPr>
            <w:lang w:val="en-US"/>
          </w:rPr>
          <w:t>being</w:t>
        </w:r>
        <w:r w:rsidR="00D6120E" w:rsidRPr="00E634C6">
          <w:rPr>
            <w:lang w:val="en-US"/>
          </w:rPr>
          <w:t xml:space="preserve"> </w:t>
        </w:r>
      </w:ins>
      <w:r w:rsidRPr="00E634C6">
        <w:rPr>
          <w:lang w:val="en-US"/>
        </w:rPr>
        <w:t xml:space="preserve">10 and 20 km, respectively. While the impact of a single private cottage </w:t>
      </w:r>
      <w:ins w:id="65" w:author="Audun Stien" w:date="2022-05-25T14:04:00Z">
        <w:r w:rsidR="00D6120E">
          <w:rPr>
            <w:lang w:val="en-US"/>
          </w:rPr>
          <w:t>wa</w:t>
        </w:r>
      </w:ins>
      <w:del w:id="66" w:author="Audun Stien" w:date="2022-05-25T14:04:00Z">
        <w:r w:rsidRPr="00E634C6" w:rsidDel="00D6120E">
          <w:rPr>
            <w:lang w:val="en-US"/>
          </w:rPr>
          <w:delText>i</w:delText>
        </w:r>
      </w:del>
      <w:r w:rsidRPr="00E634C6">
        <w:rPr>
          <w:lang w:val="en-US"/>
        </w:rPr>
        <w:t>s negligible, the</w:t>
      </w:r>
      <w:del w:id="67" w:author="Audun Stien" w:date="2022-05-25T14:07:00Z">
        <w:r w:rsidRPr="00E634C6" w:rsidDel="00D6120E">
          <w:rPr>
            <w:lang w:val="en-US"/>
          </w:rPr>
          <w:delText>ir</w:delText>
        </w:r>
      </w:del>
      <w:r w:rsidRPr="00E634C6">
        <w:rPr>
          <w:lang w:val="en-US"/>
        </w:rPr>
        <w:t xml:space="preserve"> cumulative impact </w:t>
      </w:r>
      <w:ins w:id="68" w:author="Audun Stien" w:date="2022-05-25T14:07:00Z">
        <w:r w:rsidR="00D6120E">
          <w:rPr>
            <w:lang w:val="en-US"/>
          </w:rPr>
          <w:t>of a</w:t>
        </w:r>
      </w:ins>
      <w:ins w:id="69" w:author="Audun Stien" w:date="2022-05-25T14:08:00Z">
        <w:r w:rsidR="00D6120E">
          <w:rPr>
            <w:lang w:val="en-US"/>
          </w:rPr>
          <w:t xml:space="preserve">n aggregation of cabins </w:t>
        </w:r>
      </w:ins>
      <w:r w:rsidRPr="00E634C6">
        <w:rPr>
          <w:lang w:val="en-US"/>
        </w:rPr>
        <w:t>c</w:t>
      </w:r>
      <w:ins w:id="70" w:author="Audun Stien" w:date="2022-05-25T14:04:00Z">
        <w:r w:rsidR="00D6120E">
          <w:rPr>
            <w:lang w:val="en-US"/>
          </w:rPr>
          <w:t>oul</w:t>
        </w:r>
      </w:ins>
      <w:ins w:id="71" w:author="Audun Stien" w:date="2022-05-25T14:05:00Z">
        <w:r w:rsidR="00D6120E">
          <w:rPr>
            <w:lang w:val="en-US"/>
          </w:rPr>
          <w:t>d</w:t>
        </w:r>
      </w:ins>
      <w:del w:id="72" w:author="Audun Stien" w:date="2022-05-25T14:05:00Z">
        <w:r w:rsidRPr="00E634C6" w:rsidDel="00D6120E">
          <w:rPr>
            <w:lang w:val="en-US"/>
          </w:rPr>
          <w:delText>an</w:delText>
        </w:r>
      </w:del>
      <w:r w:rsidRPr="00E634C6">
        <w:rPr>
          <w:lang w:val="en-US"/>
        </w:rPr>
        <w:t xml:space="preserve"> be larger than that of a tourist resort. Hence, measuring only the </w:t>
      </w:r>
      <w:proofErr w:type="spellStart"/>
      <w:r w:rsidRPr="00E634C6">
        <w:rPr>
          <w:lang w:val="en-US"/>
        </w:rPr>
        <w:t>ZoI</w:t>
      </w:r>
      <w:proofErr w:type="spellEnd"/>
      <w:r w:rsidRPr="00E634C6">
        <w:rPr>
          <w:lang w:val="en-US"/>
        </w:rPr>
        <w:t xml:space="preserve"> of the nearest private cottage would </w:t>
      </w:r>
      <w:del w:id="73" w:author="Audun Stien" w:date="2022-05-25T14:05:00Z">
        <w:r w:rsidRPr="00E634C6" w:rsidDel="00D6120E">
          <w:rPr>
            <w:lang w:val="en-US"/>
          </w:rPr>
          <w:delText xml:space="preserve">strongly </w:delText>
        </w:r>
      </w:del>
      <w:r w:rsidRPr="00E634C6">
        <w:rPr>
          <w:lang w:val="en-US"/>
        </w:rPr>
        <w:t xml:space="preserve">underestimate the </w:t>
      </w:r>
      <w:del w:id="74" w:author="Audun Stien" w:date="2022-05-25T14:05:00Z">
        <w:r w:rsidRPr="00E634C6" w:rsidDel="00D6120E">
          <w:rPr>
            <w:lang w:val="en-US"/>
          </w:rPr>
          <w:delText xml:space="preserve">total </w:delText>
        </w:r>
      </w:del>
      <w:r w:rsidRPr="00E634C6">
        <w:rPr>
          <w:lang w:val="en-US"/>
        </w:rPr>
        <w:t xml:space="preserve">impact of </w:t>
      </w:r>
      <w:del w:id="75" w:author="Audun Stien" w:date="2022-05-25T14:05:00Z">
        <w:r w:rsidRPr="00E634C6" w:rsidDel="00D6120E">
          <w:rPr>
            <w:lang w:val="en-US"/>
          </w:rPr>
          <w:delText xml:space="preserve">increasingly </w:delText>
        </w:r>
      </w:del>
      <w:ins w:id="76" w:author="Audun Stien" w:date="2022-05-25T14:09:00Z">
        <w:r w:rsidR="00A06482">
          <w:rPr>
            <w:lang w:val="en-US"/>
          </w:rPr>
          <w:t xml:space="preserve">the </w:t>
        </w:r>
      </w:ins>
      <w:r w:rsidRPr="00E634C6">
        <w:rPr>
          <w:lang w:val="en-US"/>
        </w:rPr>
        <w:t xml:space="preserve">widespread </w:t>
      </w:r>
      <w:ins w:id="77" w:author="Audun Stien" w:date="2022-05-25T14:09:00Z">
        <w:r w:rsidR="00A06482">
          <w:rPr>
            <w:lang w:val="en-US"/>
          </w:rPr>
          <w:t xml:space="preserve">phenomena of </w:t>
        </w:r>
      </w:ins>
      <w:r w:rsidRPr="00E634C6">
        <w:rPr>
          <w:lang w:val="en-US"/>
        </w:rPr>
        <w:t>cabin villages.</w:t>
      </w:r>
    </w:p>
    <w:p w14:paraId="214E0D9E" w14:textId="69C6C50A" w:rsidR="00D33022" w:rsidRPr="00E634C6" w:rsidRDefault="00341556">
      <w:pPr>
        <w:numPr>
          <w:ilvl w:val="0"/>
          <w:numId w:val="1"/>
        </w:numPr>
        <w:ind w:right="68" w:hanging="249"/>
        <w:rPr>
          <w:lang w:val="en-US"/>
        </w:rPr>
      </w:pPr>
      <w:r w:rsidRPr="00E634C6">
        <w:rPr>
          <w:lang w:val="en-US"/>
        </w:rPr>
        <w:t>The approach we develop</w:t>
      </w:r>
      <w:del w:id="78" w:author="Audun Stien" w:date="2022-05-25T14:05:00Z">
        <w:r w:rsidRPr="00E634C6" w:rsidDel="00D6120E">
          <w:rPr>
            <w:lang w:val="en-US"/>
          </w:rPr>
          <w:delText>ed</w:delText>
        </w:r>
      </w:del>
      <w:r w:rsidRPr="00E634C6">
        <w:rPr>
          <w:lang w:val="en-US"/>
        </w:rPr>
        <w:t xml:space="preserve"> allows to assess cumulative impacts of infrastructure on </w:t>
      </w:r>
      <w:proofErr w:type="gramStart"/>
      <w:r w:rsidRPr="00E634C6">
        <w:rPr>
          <w:lang w:val="en-US"/>
        </w:rPr>
        <w:t>biodiversity, and</w:t>
      </w:r>
      <w:proofErr w:type="gramEnd"/>
      <w:r w:rsidRPr="00E634C6">
        <w:rPr>
          <w:lang w:val="en-US"/>
        </w:rPr>
        <w:t xml:space="preserve"> can be broadly applied in environmental impact assessment and land use planning. All </w:t>
      </w:r>
      <w:proofErr w:type="spellStart"/>
      <w:r w:rsidRPr="00E634C6">
        <w:rPr>
          <w:lang w:val="en-US"/>
        </w:rPr>
        <w:t>ZoI</w:t>
      </w:r>
      <w:proofErr w:type="spellEnd"/>
      <w:r w:rsidRPr="00E634C6">
        <w:rPr>
          <w:lang w:val="en-US"/>
        </w:rPr>
        <w:t xml:space="preserve"> metrics are calculated before statistical analysis, making them computationally efficient and flexible, and can be computed in R and GRASS GIS through the </w:t>
      </w:r>
      <w:proofErr w:type="spellStart"/>
      <w:r w:rsidRPr="00E634C6">
        <w:rPr>
          <w:lang w:val="en-US"/>
        </w:rPr>
        <w:t>oneimpact</w:t>
      </w:r>
      <w:proofErr w:type="spellEnd"/>
      <w:r w:rsidRPr="00E634C6">
        <w:rPr>
          <w:lang w:val="en-US"/>
        </w:rPr>
        <w:t xml:space="preserve"> R package. Although our example focuses on animal space use, the approach can be applied in environmental impact studies </w:t>
      </w:r>
      <w:r w:rsidRPr="00E634C6">
        <w:rPr>
          <w:lang w:val="en-US"/>
        </w:rPr>
        <w:lastRenderedPageBreak/>
        <w:t>from individuals to populations and communities, and counter the widespread trend of underestimating anthropogenic impacts.</w:t>
      </w:r>
    </w:p>
    <w:p w14:paraId="4A6D2B2F" w14:textId="77777777" w:rsidR="00D33022" w:rsidRPr="00E634C6" w:rsidRDefault="00341556">
      <w:pPr>
        <w:spacing w:after="12459"/>
        <w:ind w:left="10" w:right="0"/>
        <w:rPr>
          <w:lang w:val="en-US"/>
        </w:rPr>
      </w:pPr>
      <w:proofErr w:type="gramStart"/>
      <w:r w:rsidRPr="00E634C6">
        <w:rPr>
          <w:lang w:val="en-US"/>
        </w:rPr>
        <w:t>Key-words</w:t>
      </w:r>
      <w:proofErr w:type="gramEnd"/>
      <w:r w:rsidRPr="00E634C6">
        <w:rPr>
          <w:lang w:val="en-US"/>
        </w:rPr>
        <w:t xml:space="preserve">: Anthropocene, cumulative effects, distance-weighting, habitat fragmentation, habitat selection, kernel density, </w:t>
      </w:r>
      <w:r w:rsidRPr="00E634C6">
        <w:rPr>
          <w:i/>
          <w:lang w:val="en-US"/>
        </w:rPr>
        <w:t>Rangifer tarandus</w:t>
      </w:r>
      <w:r w:rsidRPr="00E634C6">
        <w:rPr>
          <w:lang w:val="en-US"/>
        </w:rPr>
        <w:t>, scale of effect</w:t>
      </w:r>
    </w:p>
    <w:p w14:paraId="591E7A2C" w14:textId="77777777" w:rsidR="00D33022" w:rsidRDefault="00341556">
      <w:pPr>
        <w:spacing w:after="138" w:line="259" w:lineRule="auto"/>
        <w:ind w:left="751" w:right="809"/>
        <w:jc w:val="center"/>
      </w:pPr>
      <w:r>
        <w:lastRenderedPageBreak/>
        <w:t>2</w:t>
      </w:r>
    </w:p>
    <w:p w14:paraId="0141CA7F" w14:textId="77777777" w:rsidR="00D33022" w:rsidRDefault="00D33022">
      <w:pPr>
        <w:sectPr w:rsidR="00D33022">
          <w:headerReference w:type="even" r:id="rId8"/>
          <w:headerReference w:type="default" r:id="rId9"/>
          <w:footerReference w:type="even" r:id="rId10"/>
          <w:footerReference w:type="default" r:id="rId11"/>
          <w:headerReference w:type="first" r:id="rId12"/>
          <w:footerReference w:type="first" r:id="rId13"/>
          <w:pgSz w:w="12240" w:h="15840"/>
          <w:pgMar w:top="2241" w:right="1912" w:bottom="150" w:left="1800" w:header="708" w:footer="708" w:gutter="0"/>
          <w:cols w:space="708"/>
        </w:sectPr>
      </w:pPr>
    </w:p>
    <w:p w14:paraId="54021BD0" w14:textId="77777777" w:rsidR="00D33022" w:rsidRDefault="00341556">
      <w:pPr>
        <w:pStyle w:val="Heading1"/>
        <w:tabs>
          <w:tab w:val="center" w:pos="1029"/>
          <w:tab w:val="center" w:pos="2166"/>
        </w:tabs>
        <w:ind w:left="0" w:firstLine="0"/>
      </w:pPr>
      <w:r>
        <w:rPr>
          <w:sz w:val="22"/>
        </w:rPr>
        <w:lastRenderedPageBreak/>
        <w:tab/>
      </w:r>
      <w:r>
        <w:t>1</w:t>
      </w:r>
      <w:r>
        <w:tab/>
      </w:r>
      <w:proofErr w:type="spellStart"/>
      <w:r>
        <w:t>Introduction</w:t>
      </w:r>
      <w:proofErr w:type="spellEnd"/>
    </w:p>
    <w:p w14:paraId="6FF1E4CF" w14:textId="77777777" w:rsidR="00D33022" w:rsidRPr="00E634C6" w:rsidRDefault="00341556">
      <w:pPr>
        <w:spacing w:after="182"/>
        <w:ind w:left="952" w:right="942"/>
        <w:rPr>
          <w:lang w:val="en-US"/>
        </w:rPr>
      </w:pPr>
      <w:r w:rsidRPr="00E634C6">
        <w:rPr>
          <w:lang w:val="en-US"/>
        </w:rPr>
        <w:t xml:space="preserve">Land use change and infrastructure from industrial development are increasing at an accelerated pace across all regions of the world (Venter </w:t>
      </w:r>
      <w:r w:rsidRPr="00E634C6">
        <w:rPr>
          <w:i/>
          <w:lang w:val="en-US"/>
        </w:rPr>
        <w:t>et al.</w:t>
      </w:r>
      <w:r w:rsidRPr="00E634C6">
        <w:rPr>
          <w:lang w:val="en-US"/>
        </w:rPr>
        <w:t xml:space="preserve">, 2016; </w:t>
      </w:r>
      <w:proofErr w:type="spellStart"/>
      <w:r w:rsidRPr="00E634C6">
        <w:rPr>
          <w:lang w:val="en-US"/>
        </w:rPr>
        <w:t>Ibisch</w:t>
      </w:r>
      <w:proofErr w:type="spellEnd"/>
      <w:r w:rsidRPr="00E634C6">
        <w:rPr>
          <w:lang w:val="en-US"/>
        </w:rPr>
        <w:t xml:space="preserve"> </w:t>
      </w:r>
      <w:r w:rsidRPr="00E634C6">
        <w:rPr>
          <w:i/>
          <w:lang w:val="en-US"/>
        </w:rPr>
        <w:t>et al.</w:t>
      </w:r>
      <w:r w:rsidRPr="00E634C6">
        <w:rPr>
          <w:lang w:val="en-US"/>
        </w:rPr>
        <w:t xml:space="preserve">, 2016), including all global biodiversity hotspots (Sloan </w:t>
      </w:r>
      <w:r w:rsidRPr="00E634C6">
        <w:rPr>
          <w:i/>
          <w:lang w:val="en-US"/>
        </w:rPr>
        <w:t>et al.</w:t>
      </w:r>
      <w:r w:rsidRPr="00E634C6">
        <w:rPr>
          <w:lang w:val="en-US"/>
        </w:rPr>
        <w:t>, 2014), and are among the main causes of biodiversity declines (</w:t>
      </w:r>
      <w:proofErr w:type="spellStart"/>
      <w:r w:rsidRPr="00E634C6">
        <w:rPr>
          <w:lang w:val="en-US"/>
        </w:rPr>
        <w:t>Ben´ıtez</w:t>
      </w:r>
      <w:proofErr w:type="spellEnd"/>
      <w:r w:rsidRPr="00E634C6">
        <w:rPr>
          <w:lang w:val="en-US"/>
        </w:rPr>
        <w:t xml:space="preserve">-Lopez´ </w:t>
      </w:r>
      <w:r w:rsidRPr="00E634C6">
        <w:rPr>
          <w:i/>
          <w:lang w:val="en-US"/>
        </w:rPr>
        <w:t>et al.</w:t>
      </w:r>
      <w:r w:rsidRPr="00E634C6">
        <w:rPr>
          <w:lang w:val="en-US"/>
        </w:rPr>
        <w:t xml:space="preserve">, 2010; Newbold </w:t>
      </w:r>
      <w:r w:rsidRPr="00E634C6">
        <w:rPr>
          <w:i/>
          <w:lang w:val="en-US"/>
        </w:rPr>
        <w:t>et al.</w:t>
      </w:r>
      <w:r w:rsidRPr="00E634C6">
        <w:rPr>
          <w:lang w:val="en-US"/>
        </w:rPr>
        <w:t xml:space="preserve">, 2015). Most infrastructure development takes place in areas already affected by multiple sources of disturbance (Barber </w:t>
      </w:r>
      <w:r w:rsidRPr="00E634C6">
        <w:rPr>
          <w:i/>
          <w:lang w:val="en-US"/>
        </w:rPr>
        <w:t>et al.</w:t>
      </w:r>
      <w:r w:rsidRPr="00E634C6">
        <w:rPr>
          <w:lang w:val="en-US"/>
        </w:rPr>
        <w:t xml:space="preserve">, 2014) and, thus, infrastructure of the same type are often clustered in the landscape. Understanding a species’ response to spatially co-occurring infrastructure is crucial to adequately assess their total impact. Indeed, the impact of new anthropogenic features might add and spatially interact to that of preexisting ones, leading to a cumulative impact larger than that of single features in isolation (Box 1; Johnson &amp; St-Laurent, 2011). Adequately quantifying cumulative impacts is of crucial importance for ensuring ecological sustainability in land use planning, preventing habitat loss due to anthropogenic development, and informing robust mitigation or off-set measures (Gillingham </w:t>
      </w:r>
      <w:r w:rsidRPr="00E634C6">
        <w:rPr>
          <w:i/>
          <w:lang w:val="en-US"/>
        </w:rPr>
        <w:t>et al.</w:t>
      </w:r>
      <w:r w:rsidRPr="00E634C6">
        <w:rPr>
          <w:lang w:val="en-US"/>
        </w:rPr>
        <w:t xml:space="preserve">, 2016; Laurance &amp; </w:t>
      </w:r>
      <w:proofErr w:type="spellStart"/>
      <w:r w:rsidRPr="00E634C6">
        <w:rPr>
          <w:lang w:val="en-US"/>
        </w:rPr>
        <w:t>Arrea</w:t>
      </w:r>
      <w:proofErr w:type="spellEnd"/>
      <w:r w:rsidRPr="00E634C6">
        <w:rPr>
          <w:lang w:val="en-US"/>
        </w:rPr>
        <w:t xml:space="preserve">, 2017). Most environmental impact assessment studies focus on single infrastructure projects at small </w:t>
      </w:r>
      <w:proofErr w:type="spellStart"/>
      <w:r w:rsidRPr="00E634C6">
        <w:rPr>
          <w:lang w:val="en-US"/>
        </w:rPr>
        <w:t>spatio</w:t>
      </w:r>
      <w:proofErr w:type="spellEnd"/>
      <w:r w:rsidRPr="00E634C6">
        <w:rPr>
          <w:lang w:val="en-US"/>
        </w:rPr>
        <w:t>-temporal scales (Johnson, 2011), and even broad-scale ecological studies typically consider only the impact of the nearest anthropogenic feature, ignoring cumulative impacts of multiple co-occurring features (</w:t>
      </w:r>
      <w:proofErr w:type="gramStart"/>
      <w:r w:rsidRPr="00E634C6">
        <w:rPr>
          <w:lang w:val="en-US"/>
        </w:rPr>
        <w:t>e.g.</w:t>
      </w:r>
      <w:proofErr w:type="gramEnd"/>
      <w:r w:rsidRPr="00E634C6">
        <w:rPr>
          <w:lang w:val="en-US"/>
        </w:rPr>
        <w:t xml:space="preserve"> Torres </w:t>
      </w:r>
      <w:r w:rsidRPr="00E634C6">
        <w:rPr>
          <w:i/>
          <w:lang w:val="en-US"/>
        </w:rPr>
        <w:t>et al.</w:t>
      </w:r>
      <w:r w:rsidRPr="00E634C6">
        <w:rPr>
          <w:lang w:val="en-US"/>
        </w:rPr>
        <w:t xml:space="preserve">, 2016). This relies on the assumption that only the infrastructure feature closest to the species’ location matters, and </w:t>
      </w:r>
      <w:proofErr w:type="gramStart"/>
      <w:r w:rsidRPr="00E634C6">
        <w:rPr>
          <w:lang w:val="en-US"/>
        </w:rPr>
        <w:t>that other co-occurring features</w:t>
      </w:r>
      <w:proofErr w:type="gramEnd"/>
      <w:r w:rsidRPr="00E634C6">
        <w:rPr>
          <w:lang w:val="en-US"/>
        </w:rPr>
        <w:t xml:space="preserve"> have zero impact on the species. Although there have been increasing efforts to better define, review, and outline approaches for cumulative impact assessment (Johnson &amp; St-Laurent, 2011; Gillingham </w:t>
      </w:r>
      <w:r w:rsidRPr="00E634C6">
        <w:rPr>
          <w:i/>
          <w:lang w:val="en-US"/>
        </w:rPr>
        <w:t>et al.</w:t>
      </w:r>
      <w:r w:rsidRPr="00E634C6">
        <w:rPr>
          <w:lang w:val="en-US"/>
        </w:rPr>
        <w:t>, 2016), we still lack a comprehensive framework to quantify cumulative impacts and thus concretely help sustainable land use planning. We aim at contributing to fill this gap by proposing an approach to assess whether and how multiple anthropogenic features can lead to cumulative impacts, based on the assumptions that each feature has the same effect size, after controlling for spatial decay.</w:t>
      </w:r>
    </w:p>
    <w:p w14:paraId="2DE3D43C" w14:textId="77777777" w:rsidR="00D33022" w:rsidRPr="00E634C6" w:rsidRDefault="00341556">
      <w:pPr>
        <w:spacing w:after="10"/>
        <w:ind w:left="952" w:right="942"/>
        <w:rPr>
          <w:lang w:val="en-US"/>
        </w:rPr>
      </w:pPr>
      <w:r w:rsidRPr="00E634C6">
        <w:rPr>
          <w:lang w:val="en-US"/>
        </w:rPr>
        <w:t>Anthropogenic infrastructure directly affects the area where they are built (</w:t>
      </w:r>
      <w:proofErr w:type="gramStart"/>
      <w:r w:rsidRPr="00E634C6">
        <w:rPr>
          <w:lang w:val="en-US"/>
        </w:rPr>
        <w:t>e.g.</w:t>
      </w:r>
      <w:proofErr w:type="gramEnd"/>
      <w:r w:rsidRPr="00E634C6">
        <w:rPr>
          <w:lang w:val="en-US"/>
        </w:rPr>
        <w:t xml:space="preserve"> through habitat loss or road kills), but might also affect species and ecological processes far beyond the infrastructure itself (e.g. by causing avoidance responses and reducing the probability of animal occurrence in its proximity; Johnson </w:t>
      </w:r>
      <w:r w:rsidRPr="00E634C6">
        <w:rPr>
          <w:i/>
          <w:lang w:val="en-US"/>
        </w:rPr>
        <w:t>et al.</w:t>
      </w:r>
      <w:r w:rsidRPr="00E634C6">
        <w:rPr>
          <w:lang w:val="en-US"/>
        </w:rPr>
        <w:t xml:space="preserve">, 2005; Torres </w:t>
      </w:r>
      <w:r w:rsidRPr="00E634C6">
        <w:rPr>
          <w:i/>
          <w:lang w:val="en-US"/>
        </w:rPr>
        <w:t>et al.</w:t>
      </w:r>
      <w:r w:rsidRPr="00E634C6">
        <w:rPr>
          <w:lang w:val="en-US"/>
        </w:rPr>
        <w:t xml:space="preserve">, 2016; </w:t>
      </w:r>
      <w:proofErr w:type="spellStart"/>
      <w:r w:rsidRPr="00E634C6">
        <w:rPr>
          <w:lang w:val="en-US"/>
        </w:rPr>
        <w:t>Dorber</w:t>
      </w:r>
      <w:proofErr w:type="spellEnd"/>
      <w:r w:rsidRPr="00E634C6">
        <w:rPr>
          <w:lang w:val="en-US"/>
        </w:rPr>
        <w:t xml:space="preserve"> </w:t>
      </w:r>
      <w:r w:rsidRPr="00E634C6">
        <w:rPr>
          <w:i/>
          <w:lang w:val="en-US"/>
        </w:rPr>
        <w:t>et al.</w:t>
      </w:r>
      <w:r w:rsidRPr="00E634C6">
        <w:rPr>
          <w:lang w:val="en-US"/>
        </w:rPr>
        <w:t xml:space="preserve">, 2022). Therefore, two intrinsically related dimensions need to be assessed in impact studies: the effect size and the size of the affected area (Box 1; Johnson &amp; St-Laurent, 2011). The </w:t>
      </w:r>
      <w:r w:rsidRPr="00E634C6">
        <w:rPr>
          <w:i/>
          <w:lang w:val="en-US"/>
        </w:rPr>
        <w:t xml:space="preserve">effect size </w:t>
      </w:r>
      <w:r w:rsidRPr="00E634C6">
        <w:rPr>
          <w:lang w:val="en-US"/>
        </w:rPr>
        <w:t xml:space="preserve">indicates how strongly a feature influences the focal species, </w:t>
      </w:r>
      <w:r w:rsidRPr="00E634C6">
        <w:rPr>
          <w:lang w:val="en-US"/>
        </w:rPr>
        <w:lastRenderedPageBreak/>
        <w:t>and it is generally estimated through a combination of biological and environmental data via statistical modeling</w:t>
      </w:r>
    </w:p>
    <w:p w14:paraId="1851BF2A" w14:textId="77777777" w:rsidR="00D33022" w:rsidRPr="00E634C6" w:rsidRDefault="00341556">
      <w:pPr>
        <w:spacing w:after="185"/>
        <w:ind w:left="952" w:right="942"/>
        <w:rPr>
          <w:lang w:val="en-US"/>
        </w:rPr>
      </w:pPr>
      <w:r w:rsidRPr="00E634C6">
        <w:rPr>
          <w:lang w:val="en-US"/>
        </w:rPr>
        <w:t xml:space="preserve">(Box 1; </w:t>
      </w:r>
      <w:proofErr w:type="spellStart"/>
      <w:r w:rsidRPr="00E634C6">
        <w:rPr>
          <w:lang w:val="en-US"/>
        </w:rPr>
        <w:t>Polfus</w:t>
      </w:r>
      <w:proofErr w:type="spellEnd"/>
      <w:r w:rsidRPr="00E634C6">
        <w:rPr>
          <w:lang w:val="en-US"/>
        </w:rPr>
        <w:t xml:space="preserve"> </w:t>
      </w:r>
      <w:r w:rsidRPr="00E634C6">
        <w:rPr>
          <w:i/>
          <w:lang w:val="en-US"/>
        </w:rPr>
        <w:t>et al.</w:t>
      </w:r>
      <w:r w:rsidRPr="00E634C6">
        <w:rPr>
          <w:lang w:val="en-US"/>
        </w:rPr>
        <w:t xml:space="preserve">, 2011). The </w:t>
      </w:r>
      <w:r w:rsidRPr="00E634C6">
        <w:rPr>
          <w:i/>
          <w:lang w:val="en-US"/>
        </w:rPr>
        <w:t xml:space="preserve">zone of influence </w:t>
      </w:r>
      <w:r w:rsidRPr="00E634C6">
        <w:rPr>
          <w:lang w:val="en-US"/>
        </w:rPr>
        <w:t>(</w:t>
      </w:r>
      <w:proofErr w:type="spellStart"/>
      <w:r w:rsidRPr="00E634C6">
        <w:rPr>
          <w:lang w:val="en-US"/>
        </w:rPr>
        <w:t>ZoI</w:t>
      </w:r>
      <w:proofErr w:type="spellEnd"/>
      <w:r w:rsidRPr="00E634C6">
        <w:rPr>
          <w:lang w:val="en-US"/>
        </w:rPr>
        <w:t xml:space="preserve">) corresponds to the area within which there are detectable impacts of the anthropogenic feature, and it is commonly expressed in terms of distances — typically the radius delimiting the affected area (Box 1; Boulanger </w:t>
      </w:r>
      <w:r w:rsidRPr="00E634C6">
        <w:rPr>
          <w:i/>
          <w:lang w:val="en-US"/>
        </w:rPr>
        <w:t>et al.</w:t>
      </w:r>
      <w:r w:rsidRPr="00E634C6">
        <w:rPr>
          <w:lang w:val="en-US"/>
        </w:rPr>
        <w:t>, 2012).</w:t>
      </w:r>
    </w:p>
    <w:p w14:paraId="131F7F09" w14:textId="358ACD27" w:rsidR="00D33022" w:rsidRPr="00E634C6" w:rsidRDefault="00341556">
      <w:pPr>
        <w:spacing w:after="215"/>
        <w:ind w:left="952" w:right="942"/>
        <w:rPr>
          <w:lang w:val="en-US"/>
        </w:rPr>
      </w:pPr>
      <w:r w:rsidRPr="00E634C6">
        <w:rPr>
          <w:lang w:val="en-US"/>
        </w:rPr>
        <w:t xml:space="preserve">The impact of </w:t>
      </w:r>
      <w:del w:id="79" w:author="Audun Stien" w:date="2022-05-25T14:10:00Z">
        <w:r w:rsidRPr="00E634C6" w:rsidDel="0090598E">
          <w:rPr>
            <w:lang w:val="en-US"/>
          </w:rPr>
          <w:delText>co-occurring</w:delText>
        </w:r>
      </w:del>
      <w:ins w:id="80" w:author="Audun Stien" w:date="2022-05-25T14:10:00Z">
        <w:r w:rsidR="0090598E">
          <w:rPr>
            <w:lang w:val="en-US"/>
          </w:rPr>
          <w:t>multiple</w:t>
        </w:r>
      </w:ins>
      <w:r w:rsidRPr="00E634C6">
        <w:rPr>
          <w:lang w:val="en-US"/>
        </w:rPr>
        <w:t xml:space="preserve"> infrastructure</w:t>
      </w:r>
      <w:ins w:id="81" w:author="Audun Stien" w:date="2022-05-25T14:11:00Z">
        <w:r w:rsidR="00843F00">
          <w:rPr>
            <w:lang w:val="en-US"/>
          </w:rPr>
          <w:t>s</w:t>
        </w:r>
      </w:ins>
      <w:r w:rsidRPr="00E634C6">
        <w:rPr>
          <w:lang w:val="en-US"/>
        </w:rPr>
        <w:t xml:space="preserve"> of the same type – our focus here – can accumulate over space (and time), as a </w:t>
      </w:r>
      <w:ins w:id="82" w:author="Audun Stien" w:date="2022-05-25T14:12:00Z">
        <w:r w:rsidR="00875D58">
          <w:rPr>
            <w:lang w:val="en-US"/>
          </w:rPr>
          <w:t xml:space="preserve">linear or non-linear function of the impact of each </w:t>
        </w:r>
      </w:ins>
      <w:ins w:id="83" w:author="Audun Stien" w:date="2022-05-25T14:13:00Z">
        <w:r w:rsidR="00836F25">
          <w:rPr>
            <w:lang w:val="en-US"/>
          </w:rPr>
          <w:t xml:space="preserve">individual </w:t>
        </w:r>
      </w:ins>
      <w:ins w:id="84" w:author="Audun Stien" w:date="2022-05-25T14:12:00Z">
        <w:r w:rsidR="00875D58">
          <w:rPr>
            <w:lang w:val="en-US"/>
          </w:rPr>
          <w:t>feature</w:t>
        </w:r>
      </w:ins>
      <w:del w:id="85" w:author="Audun Stien" w:date="2022-05-25T14:13:00Z">
        <w:r w:rsidRPr="00E634C6" w:rsidDel="00836F25">
          <w:rPr>
            <w:lang w:val="en-US"/>
          </w:rPr>
          <w:delText>result of the sum and interaction of the impact of each feature</w:delText>
        </w:r>
      </w:del>
      <w:r w:rsidRPr="00E634C6">
        <w:rPr>
          <w:lang w:val="en-US"/>
        </w:rPr>
        <w:t xml:space="preserve">. Such cumulative impacts are commonly appraised by </w:t>
      </w:r>
      <w:ins w:id="86" w:author="Audun Stien" w:date="2022-05-25T14:13:00Z">
        <w:r w:rsidR="00AA6625">
          <w:rPr>
            <w:lang w:val="en-US"/>
          </w:rPr>
          <w:t>reclassifying infrastructure depending on scale</w:t>
        </w:r>
      </w:ins>
      <w:ins w:id="87" w:author="Audun Stien" w:date="2022-05-25T14:14:00Z">
        <w:r w:rsidR="006E67AA">
          <w:rPr>
            <w:lang w:val="en-US"/>
          </w:rPr>
          <w:t>.</w:t>
        </w:r>
      </w:ins>
      <w:ins w:id="88" w:author="Audun Stien" w:date="2022-05-25T14:13:00Z">
        <w:r w:rsidR="00AA6625">
          <w:rPr>
            <w:lang w:val="en-US"/>
          </w:rPr>
          <w:t xml:space="preserve"> </w:t>
        </w:r>
      </w:ins>
      <w:del w:id="89" w:author="Audun Stien" w:date="2022-05-25T14:14:00Z">
        <w:r w:rsidRPr="00E634C6" w:rsidDel="006E67AA">
          <w:rPr>
            <w:lang w:val="en-US"/>
          </w:rPr>
          <w:delText>up-scaling the level of observation of the variable (e.g.</w:delText>
        </w:r>
      </w:del>
      <w:r w:rsidRPr="00E634C6">
        <w:rPr>
          <w:lang w:val="en-US"/>
        </w:rPr>
        <w:t xml:space="preserve"> </w:t>
      </w:r>
      <w:ins w:id="90" w:author="Audun Stien" w:date="2022-05-25T14:14:00Z">
        <w:r w:rsidR="00AA703A">
          <w:rPr>
            <w:lang w:val="en-US"/>
          </w:rPr>
          <w:t>Many buildings together may e.g. be reclassified as an urban area</w:t>
        </w:r>
      </w:ins>
      <w:ins w:id="91" w:author="Audun Stien" w:date="2022-05-25T14:15:00Z">
        <w:r w:rsidR="00BF3A54">
          <w:rPr>
            <w:lang w:val="en-US"/>
          </w:rPr>
          <w:t xml:space="preserve"> and many wind turbines as a wind park</w:t>
        </w:r>
      </w:ins>
      <w:del w:id="92" w:author="Audun Stien" w:date="2022-05-25T14:15:00Z">
        <w:r w:rsidRPr="00E634C6" w:rsidDel="00BF3A54">
          <w:rPr>
            <w:lang w:val="en-US"/>
          </w:rPr>
          <w:delText>considering urban areas instead of individual buildings, or wind parks instead of single turbines), or ignored, by considering only the effect of the nearest feature (e.g. nearest house or turbine;</w:delText>
        </w:r>
      </w:del>
      <w:r w:rsidRPr="00E634C6">
        <w:rPr>
          <w:lang w:val="en-US"/>
        </w:rPr>
        <w:t xml:space="preserve"> </w:t>
      </w:r>
      <w:ins w:id="93" w:author="Audun Stien" w:date="2022-05-25T14:15:00Z">
        <w:r w:rsidR="00BF3A54">
          <w:rPr>
            <w:lang w:val="en-US"/>
          </w:rPr>
          <w:t>(</w:t>
        </w:r>
      </w:ins>
      <w:r w:rsidRPr="00E634C6">
        <w:rPr>
          <w:lang w:val="en-US"/>
        </w:rPr>
        <w:t xml:space="preserve">Torres </w:t>
      </w:r>
      <w:r w:rsidRPr="00E634C6">
        <w:rPr>
          <w:i/>
          <w:lang w:val="en-US"/>
        </w:rPr>
        <w:t>et al.</w:t>
      </w:r>
      <w:r w:rsidRPr="00E634C6">
        <w:rPr>
          <w:lang w:val="en-US"/>
        </w:rPr>
        <w:t xml:space="preserve">, 2016). When determining the </w:t>
      </w:r>
      <w:proofErr w:type="spellStart"/>
      <w:r w:rsidRPr="00E634C6">
        <w:rPr>
          <w:lang w:val="en-US"/>
        </w:rPr>
        <w:t>ZoI</w:t>
      </w:r>
      <w:proofErr w:type="spellEnd"/>
      <w:r w:rsidRPr="00E634C6">
        <w:rPr>
          <w:lang w:val="en-US"/>
        </w:rPr>
        <w:t xml:space="preserve">, the concept of ecological threshold </w:t>
      </w:r>
      <w:del w:id="94" w:author="Audun Stien" w:date="2022-05-25T14:15:00Z">
        <w:r w:rsidRPr="00E634C6" w:rsidDel="00BF3A54">
          <w:rPr>
            <w:lang w:val="en-US"/>
          </w:rPr>
          <w:delText xml:space="preserve">is </w:delText>
        </w:r>
      </w:del>
      <w:ins w:id="95" w:author="Audun Stien" w:date="2022-05-25T14:15:00Z">
        <w:r w:rsidR="00BF3A54">
          <w:rPr>
            <w:lang w:val="en-US"/>
          </w:rPr>
          <w:t>has</w:t>
        </w:r>
        <w:r w:rsidR="00BF3A54" w:rsidRPr="00E634C6">
          <w:rPr>
            <w:lang w:val="en-US"/>
          </w:rPr>
          <w:t xml:space="preserve"> </w:t>
        </w:r>
      </w:ins>
      <w:r w:rsidRPr="00E634C6">
        <w:rPr>
          <w:lang w:val="en-US"/>
        </w:rPr>
        <w:t xml:space="preserve">commonly </w:t>
      </w:r>
      <w:ins w:id="96" w:author="Audun Stien" w:date="2022-05-25T14:15:00Z">
        <w:r w:rsidR="003D20B6">
          <w:rPr>
            <w:lang w:val="en-US"/>
          </w:rPr>
          <w:t xml:space="preserve">been </w:t>
        </w:r>
      </w:ins>
      <w:r w:rsidRPr="00E634C6">
        <w:rPr>
          <w:lang w:val="en-US"/>
        </w:rPr>
        <w:t xml:space="preserve">used (see </w:t>
      </w:r>
      <w:proofErr w:type="spellStart"/>
      <w:r w:rsidRPr="00E634C6">
        <w:rPr>
          <w:lang w:val="en-US"/>
        </w:rPr>
        <w:t>Ficetola</w:t>
      </w:r>
      <w:proofErr w:type="spellEnd"/>
      <w:r w:rsidRPr="00E634C6">
        <w:rPr>
          <w:lang w:val="en-US"/>
        </w:rPr>
        <w:t xml:space="preserve"> &amp; </w:t>
      </w:r>
      <w:proofErr w:type="spellStart"/>
      <w:r w:rsidRPr="00E634C6">
        <w:rPr>
          <w:lang w:val="en-US"/>
        </w:rPr>
        <w:t>Denoel</w:t>
      </w:r>
      <w:proofErr w:type="spellEnd"/>
      <w:r w:rsidRPr="00E634C6">
        <w:rPr>
          <w:lang w:val="en-US"/>
        </w:rPr>
        <w:t xml:space="preserve">, 2009, and analytical¨ procedures therein). Under this framework, the estimation of the </w:t>
      </w:r>
      <w:proofErr w:type="spellStart"/>
      <w:r w:rsidRPr="00E634C6">
        <w:rPr>
          <w:lang w:val="en-US"/>
        </w:rPr>
        <w:t>ZoI</w:t>
      </w:r>
      <w:proofErr w:type="spellEnd"/>
      <w:r w:rsidRPr="00E634C6">
        <w:rPr>
          <w:lang w:val="en-US"/>
        </w:rPr>
        <w:t xml:space="preserve"> is often carried out by </w:t>
      </w:r>
      <w:ins w:id="97" w:author="Audun Stien" w:date="2022-05-25T14:18:00Z">
        <w:r w:rsidR="00345734">
          <w:rPr>
            <w:lang w:val="en-US"/>
          </w:rPr>
          <w:t xml:space="preserve">modelling the </w:t>
        </w:r>
        <w:r w:rsidR="00345734" w:rsidRPr="00E634C6">
          <w:rPr>
            <w:lang w:val="en-US"/>
          </w:rPr>
          <w:t xml:space="preserve">response of a species as a function of distance to infrastructure </w:t>
        </w:r>
        <w:r w:rsidR="00BD1909">
          <w:rPr>
            <w:lang w:val="en-US"/>
          </w:rPr>
          <w:t>using</w:t>
        </w:r>
      </w:ins>
      <w:del w:id="98" w:author="Audun Stien" w:date="2022-05-25T14:18:00Z">
        <w:r w:rsidRPr="00E634C6" w:rsidDel="00BD1909">
          <w:rPr>
            <w:lang w:val="en-US"/>
          </w:rPr>
          <w:delText>fitting</w:delText>
        </w:r>
      </w:del>
      <w:r w:rsidRPr="00E634C6">
        <w:rPr>
          <w:lang w:val="en-US"/>
        </w:rPr>
        <w:t xml:space="preserve"> piece-wise regression or other non-linear regression models (e.g. exponential decay or generalized additive models; Skarin </w:t>
      </w:r>
      <w:r w:rsidRPr="00E634C6">
        <w:rPr>
          <w:i/>
          <w:lang w:val="en-US"/>
        </w:rPr>
        <w:t>et al.</w:t>
      </w:r>
      <w:r w:rsidRPr="00E634C6">
        <w:rPr>
          <w:lang w:val="en-US"/>
        </w:rPr>
        <w:t xml:space="preserve">, 2018; </w:t>
      </w:r>
      <w:proofErr w:type="spellStart"/>
      <w:r w:rsidRPr="00E634C6">
        <w:rPr>
          <w:lang w:val="en-US"/>
        </w:rPr>
        <w:t>Ficetola</w:t>
      </w:r>
      <w:proofErr w:type="spellEnd"/>
      <w:r w:rsidRPr="00E634C6">
        <w:rPr>
          <w:lang w:val="en-US"/>
        </w:rPr>
        <w:t xml:space="preserve"> &amp; </w:t>
      </w:r>
      <w:proofErr w:type="spellStart"/>
      <w:r w:rsidRPr="00E634C6">
        <w:rPr>
          <w:lang w:val="en-US"/>
        </w:rPr>
        <w:t>Denoel</w:t>
      </w:r>
      <w:proofErr w:type="spellEnd"/>
      <w:r w:rsidRPr="00E634C6">
        <w:rPr>
          <w:lang w:val="en-US"/>
        </w:rPr>
        <w:t>, 2009)</w:t>
      </w:r>
      <w:ins w:id="99" w:author="Audun Stien" w:date="2022-05-25T14:18:00Z">
        <w:r w:rsidR="00BD1909">
          <w:rPr>
            <w:lang w:val="en-US"/>
          </w:rPr>
          <w:t>,</w:t>
        </w:r>
      </w:ins>
      <w:del w:id="100" w:author="Audun Stien" w:date="2022-05-25T14:18:00Z">
        <w:r w:rsidRPr="00E634C6" w:rsidDel="00BD1909">
          <w:rPr>
            <w:lang w:val="en-US"/>
          </w:rPr>
          <w:delText xml:space="preserve"> to the</w:delText>
        </w:r>
        <w:r w:rsidRPr="00E634C6" w:rsidDel="00345734">
          <w:rPr>
            <w:lang w:val="en-US"/>
          </w:rPr>
          <w:delText xml:space="preserve"> response of a species as a function of distance</w:delText>
        </w:r>
      </w:del>
      <w:del w:id="101" w:author="Audun Stien" w:date="2022-05-25T14:16:00Z">
        <w:r w:rsidRPr="00E634C6" w:rsidDel="006A779A">
          <w:rPr>
            <w:lang w:val="en-US"/>
          </w:rPr>
          <w:delText>¨</w:delText>
        </w:r>
      </w:del>
      <w:del w:id="102" w:author="Audun Stien" w:date="2022-05-25T14:18:00Z">
        <w:r w:rsidRPr="00E634C6" w:rsidDel="00345734">
          <w:rPr>
            <w:lang w:val="en-US"/>
          </w:rPr>
          <w:delText xml:space="preserve"> to infrastructure</w:delText>
        </w:r>
        <w:r w:rsidRPr="00E634C6" w:rsidDel="00BD1909">
          <w:rPr>
            <w:lang w:val="en-US"/>
          </w:rPr>
          <w:delText>.</w:delText>
        </w:r>
      </w:del>
      <w:r w:rsidRPr="00E634C6">
        <w:rPr>
          <w:lang w:val="en-US"/>
        </w:rPr>
        <w:t xml:space="preserve"> </w:t>
      </w:r>
      <w:ins w:id="103" w:author="Audun Stien" w:date="2022-05-25T14:18:00Z">
        <w:r w:rsidR="00BD1909">
          <w:rPr>
            <w:lang w:val="en-US"/>
          </w:rPr>
          <w:t>And t</w:t>
        </w:r>
      </w:ins>
      <w:del w:id="104" w:author="Audun Stien" w:date="2022-05-25T14:18:00Z">
        <w:r w:rsidRPr="00E634C6" w:rsidDel="00BD1909">
          <w:rPr>
            <w:lang w:val="en-US"/>
          </w:rPr>
          <w:delText>T</w:delText>
        </w:r>
      </w:del>
      <w:r w:rsidRPr="00E634C6">
        <w:rPr>
          <w:lang w:val="en-US"/>
        </w:rPr>
        <w:t>ypically</w:t>
      </w:r>
      <w:del w:id="105" w:author="Audun Stien" w:date="2022-05-25T14:19:00Z">
        <w:r w:rsidRPr="00E634C6" w:rsidDel="00BD1909">
          <w:rPr>
            <w:lang w:val="en-US"/>
          </w:rPr>
          <w:delText>,</w:delText>
        </w:r>
      </w:del>
      <w:ins w:id="106" w:author="Audun Stien" w:date="2022-05-25T14:19:00Z">
        <w:r w:rsidR="00BD1909">
          <w:rPr>
            <w:lang w:val="en-US"/>
          </w:rPr>
          <w:t xml:space="preserve"> only</w:t>
        </w:r>
      </w:ins>
      <w:r w:rsidRPr="00E634C6">
        <w:rPr>
          <w:lang w:val="en-US"/>
        </w:rPr>
        <w:t xml:space="preserve"> the distance to the nearest infrastructure is considered</w:t>
      </w:r>
      <w:del w:id="107" w:author="Audun Stien" w:date="2022-05-25T14:19:00Z">
        <w:r w:rsidRPr="00E634C6" w:rsidDel="00BD1909">
          <w:rPr>
            <w:lang w:val="en-US"/>
          </w:rPr>
          <w:delText>, ignoring potential cumulative impacts of co-occurring features</w:delText>
        </w:r>
      </w:del>
      <w:r w:rsidRPr="00E634C6">
        <w:rPr>
          <w:lang w:val="en-US"/>
        </w:rPr>
        <w:t xml:space="preserve">. </w:t>
      </w:r>
      <w:del w:id="108" w:author="Audun Stien" w:date="2022-05-25T14:19:00Z">
        <w:r w:rsidRPr="00E634C6" w:rsidDel="00E377E4">
          <w:rPr>
            <w:lang w:val="en-US"/>
          </w:rPr>
          <w:delText>Besides, t</w:delText>
        </w:r>
      </w:del>
      <w:ins w:id="109" w:author="Audun Stien" w:date="2022-05-25T14:19:00Z">
        <w:r w:rsidR="00E377E4">
          <w:rPr>
            <w:lang w:val="en-US"/>
          </w:rPr>
          <w:t>T</w:t>
        </w:r>
      </w:ins>
      <w:r w:rsidRPr="00E634C6">
        <w:rPr>
          <w:lang w:val="en-US"/>
        </w:rPr>
        <w:t>h</w:t>
      </w:r>
      <w:ins w:id="110" w:author="Audun Stien" w:date="2022-05-25T14:19:00Z">
        <w:r w:rsidR="00E377E4">
          <w:rPr>
            <w:lang w:val="en-US"/>
          </w:rPr>
          <w:t>e</w:t>
        </w:r>
      </w:ins>
      <w:del w:id="111" w:author="Audun Stien" w:date="2022-05-25T14:19:00Z">
        <w:r w:rsidRPr="00E634C6" w:rsidDel="00E377E4">
          <w:rPr>
            <w:lang w:val="en-US"/>
          </w:rPr>
          <w:delText>is</w:delText>
        </w:r>
      </w:del>
      <w:r w:rsidRPr="00E634C6">
        <w:rPr>
          <w:lang w:val="en-US"/>
        </w:rPr>
        <w:t xml:space="preserve"> approach is generally limited to the assessment of </w:t>
      </w:r>
      <w:proofErr w:type="spellStart"/>
      <w:ins w:id="112" w:author="Audun Stien" w:date="2022-05-25T14:19:00Z">
        <w:r w:rsidR="00E377E4">
          <w:rPr>
            <w:lang w:val="en-US"/>
          </w:rPr>
          <w:t>ZoI</w:t>
        </w:r>
        <w:proofErr w:type="spellEnd"/>
        <w:r w:rsidR="00E377E4">
          <w:rPr>
            <w:lang w:val="en-US"/>
          </w:rPr>
          <w:t xml:space="preserve"> </w:t>
        </w:r>
      </w:ins>
      <w:r w:rsidRPr="00E634C6">
        <w:rPr>
          <w:lang w:val="en-US"/>
        </w:rPr>
        <w:t>thresholds for only one or a few types of infrastructure (</w:t>
      </w:r>
      <w:proofErr w:type="gramStart"/>
      <w:r w:rsidRPr="00E634C6">
        <w:rPr>
          <w:lang w:val="en-US"/>
        </w:rPr>
        <w:t>e.g.</w:t>
      </w:r>
      <w:proofErr w:type="gramEnd"/>
      <w:r w:rsidRPr="00E634C6">
        <w:rPr>
          <w:lang w:val="en-US"/>
        </w:rPr>
        <w:t xml:space="preserve"> Boulanger </w:t>
      </w:r>
      <w:r w:rsidRPr="00E634C6">
        <w:rPr>
          <w:i/>
          <w:lang w:val="en-US"/>
        </w:rPr>
        <w:t>et al.</w:t>
      </w:r>
      <w:r w:rsidRPr="00E634C6">
        <w:rPr>
          <w:lang w:val="en-US"/>
        </w:rPr>
        <w:t xml:space="preserve">, 2012), since its computation requires repeated fitting and </w:t>
      </w:r>
      <w:del w:id="113" w:author="Audun Stien" w:date="2022-05-25T14:19:00Z">
        <w:r w:rsidRPr="00E634C6" w:rsidDel="00A249D1">
          <w:rPr>
            <w:lang w:val="en-US"/>
          </w:rPr>
          <w:delText xml:space="preserve">might </w:delText>
        </w:r>
      </w:del>
      <w:r w:rsidRPr="00E634C6">
        <w:rPr>
          <w:lang w:val="en-US"/>
        </w:rPr>
        <w:t>become impractica</w:t>
      </w:r>
      <w:del w:id="114" w:author="Audun Stien" w:date="2022-05-25T14:20:00Z">
        <w:r w:rsidRPr="00E634C6" w:rsidDel="00A249D1">
          <w:rPr>
            <w:lang w:val="en-US"/>
          </w:rPr>
          <w:delText>b</w:delText>
        </w:r>
      </w:del>
      <w:r w:rsidRPr="00E634C6">
        <w:rPr>
          <w:lang w:val="en-US"/>
        </w:rPr>
        <w:t>l</w:t>
      </w:r>
      <w:del w:id="115" w:author="Audun Stien" w:date="2022-05-25T14:20:00Z">
        <w:r w:rsidRPr="00E634C6" w:rsidDel="00A249D1">
          <w:rPr>
            <w:lang w:val="en-US"/>
          </w:rPr>
          <w:delText>e</w:delText>
        </w:r>
      </w:del>
      <w:r w:rsidRPr="00E634C6">
        <w:rPr>
          <w:lang w:val="en-US"/>
        </w:rPr>
        <w:t xml:space="preserve"> in a broader context (Lee </w:t>
      </w:r>
      <w:r w:rsidRPr="00E634C6">
        <w:rPr>
          <w:i/>
          <w:lang w:val="en-US"/>
        </w:rPr>
        <w:t>et al.</w:t>
      </w:r>
      <w:r w:rsidRPr="00E634C6">
        <w:rPr>
          <w:lang w:val="en-US"/>
        </w:rPr>
        <w:t>, 2020).</w:t>
      </w:r>
    </w:p>
    <w:p w14:paraId="3A592867" w14:textId="4B8179F5" w:rsidR="00D33022" w:rsidRPr="00E634C6" w:rsidRDefault="00341556">
      <w:pPr>
        <w:spacing w:after="187"/>
        <w:ind w:left="952" w:right="942"/>
        <w:rPr>
          <w:lang w:val="en-US"/>
        </w:rPr>
      </w:pPr>
      <w:r w:rsidRPr="00E634C6">
        <w:rPr>
          <w:lang w:val="en-US"/>
        </w:rPr>
        <w:t xml:space="preserve">Another approach </w:t>
      </w:r>
      <w:ins w:id="116" w:author="Audun Stien" w:date="2022-05-25T14:21:00Z">
        <w:r w:rsidR="00C40F9C">
          <w:rPr>
            <w:lang w:val="en-US"/>
          </w:rPr>
          <w:t xml:space="preserve">used </w:t>
        </w:r>
      </w:ins>
      <w:r w:rsidRPr="00E634C6">
        <w:rPr>
          <w:lang w:val="en-US"/>
        </w:rPr>
        <w:t xml:space="preserve">to estimate </w:t>
      </w:r>
      <w:del w:id="117" w:author="Audun Stien" w:date="2022-05-25T14:22:00Z">
        <w:r w:rsidRPr="00E634C6" w:rsidDel="00C40F9C">
          <w:rPr>
            <w:lang w:val="en-US"/>
          </w:rPr>
          <w:delText xml:space="preserve">the </w:delText>
        </w:r>
      </w:del>
      <w:proofErr w:type="spellStart"/>
      <w:r w:rsidRPr="00E634C6">
        <w:rPr>
          <w:lang w:val="en-US"/>
        </w:rPr>
        <w:t>ZoI</w:t>
      </w:r>
      <w:proofErr w:type="spellEnd"/>
      <w:r w:rsidRPr="00E634C6">
        <w:rPr>
          <w:lang w:val="en-US"/>
        </w:rPr>
        <w:t xml:space="preserve"> focuses on spatial and temporal </w:t>
      </w:r>
      <w:r w:rsidRPr="00E634C6">
        <w:rPr>
          <w:i/>
          <w:lang w:val="en-US"/>
        </w:rPr>
        <w:t xml:space="preserve">scales of effect </w:t>
      </w:r>
      <w:r w:rsidRPr="00E634C6">
        <w:rPr>
          <w:lang w:val="en-US"/>
        </w:rPr>
        <w:t>in the evaluation of species-habitat relationships</w:t>
      </w:r>
      <w:ins w:id="118" w:author="Audun Stien" w:date="2022-05-25T14:26:00Z">
        <w:r w:rsidR="00AE59BF">
          <w:rPr>
            <w:lang w:val="en-US"/>
          </w:rPr>
          <w:t xml:space="preserve"> </w:t>
        </w:r>
      </w:ins>
      <w:ins w:id="119" w:author="Audun Stien" w:date="2022-05-25T14:27:00Z">
        <w:r w:rsidR="00AE59BF">
          <w:rPr>
            <w:lang w:val="en-US"/>
          </w:rPr>
          <w:t>–</w:t>
        </w:r>
      </w:ins>
      <w:ins w:id="120" w:author="Audun Stien" w:date="2022-05-25T14:26:00Z">
        <w:r w:rsidR="00AE59BF">
          <w:rPr>
            <w:lang w:val="en-US"/>
          </w:rPr>
          <w:t xml:space="preserve"> </w:t>
        </w:r>
      </w:ins>
      <w:ins w:id="121" w:author="Audun Stien" w:date="2022-05-25T14:27:00Z">
        <w:r w:rsidR="00AE59BF">
          <w:rPr>
            <w:lang w:val="en-US"/>
          </w:rPr>
          <w:t xml:space="preserve">called </w:t>
        </w:r>
      </w:ins>
      <w:moveToRangeStart w:id="122" w:author="Audun Stien" w:date="2022-05-25T14:26:00Z" w:name="move104381233"/>
      <w:moveTo w:id="123" w:author="Audun Stien" w:date="2022-05-25T14:26:00Z">
        <w:r w:rsidR="00AE59BF" w:rsidRPr="00E634C6">
          <w:rPr>
            <w:lang w:val="en-US"/>
          </w:rPr>
          <w:t>multi-scale approaches (</w:t>
        </w:r>
        <w:proofErr w:type="gramStart"/>
        <w:r w:rsidR="00AE59BF" w:rsidRPr="00E634C6">
          <w:rPr>
            <w:lang w:val="en-US"/>
          </w:rPr>
          <w:t>e.g.</w:t>
        </w:r>
        <w:proofErr w:type="gramEnd"/>
        <w:r w:rsidR="00AE59BF" w:rsidRPr="00E634C6">
          <w:rPr>
            <w:lang w:val="en-US"/>
          </w:rPr>
          <w:t xml:space="preserve"> Zeller </w:t>
        </w:r>
        <w:r w:rsidR="00AE59BF" w:rsidRPr="00E634C6">
          <w:rPr>
            <w:i/>
            <w:lang w:val="en-US"/>
          </w:rPr>
          <w:t>et al.</w:t>
        </w:r>
        <w:r w:rsidR="00AE59BF" w:rsidRPr="00E634C6">
          <w:rPr>
            <w:lang w:val="en-US"/>
          </w:rPr>
          <w:t>, 2017)</w:t>
        </w:r>
      </w:moveTo>
      <w:moveToRangeEnd w:id="122"/>
      <w:r w:rsidRPr="00E634C6">
        <w:rPr>
          <w:lang w:val="en-US"/>
        </w:rPr>
        <w:t xml:space="preserve">. In this context, the number of features is averaged for multiple spatial extents surrounding the focal study sites (Jackson &amp; </w:t>
      </w:r>
      <w:proofErr w:type="spellStart"/>
      <w:r w:rsidRPr="00E634C6">
        <w:rPr>
          <w:lang w:val="en-US"/>
        </w:rPr>
        <w:t>Fahrig</w:t>
      </w:r>
      <w:proofErr w:type="spellEnd"/>
      <w:r w:rsidRPr="00E634C6">
        <w:rPr>
          <w:lang w:val="en-US"/>
        </w:rPr>
        <w:t>, 2015) or considering different grains (</w:t>
      </w:r>
      <w:proofErr w:type="spellStart"/>
      <w:r w:rsidRPr="00E634C6">
        <w:rPr>
          <w:lang w:val="en-US"/>
        </w:rPr>
        <w:t>Laforge</w:t>
      </w:r>
      <w:proofErr w:type="spellEnd"/>
      <w:r w:rsidRPr="00E634C6">
        <w:rPr>
          <w:lang w:val="en-US"/>
        </w:rPr>
        <w:t xml:space="preserve"> </w:t>
      </w:r>
      <w:r w:rsidRPr="00E634C6">
        <w:rPr>
          <w:i/>
          <w:lang w:val="en-US"/>
        </w:rPr>
        <w:t>et al.</w:t>
      </w:r>
      <w:r w:rsidRPr="00E634C6">
        <w:rPr>
          <w:lang w:val="en-US"/>
        </w:rPr>
        <w:t xml:space="preserve">, 2015), or weighted using neighborhood analysis over several different extents or radii (generally termed </w:t>
      </w:r>
      <w:r w:rsidRPr="00E634C6">
        <w:rPr>
          <w:i/>
          <w:lang w:val="en-US"/>
        </w:rPr>
        <w:t>scales</w:t>
      </w:r>
      <w:r w:rsidRPr="00E634C6">
        <w:rPr>
          <w:lang w:val="en-US"/>
        </w:rPr>
        <w:t>), creating a series of infrastructure density maps (</w:t>
      </w:r>
      <w:proofErr w:type="spellStart"/>
      <w:r w:rsidRPr="00E634C6">
        <w:rPr>
          <w:lang w:val="en-US"/>
        </w:rPr>
        <w:t>McGarigal</w:t>
      </w:r>
      <w:proofErr w:type="spellEnd"/>
      <w:r w:rsidRPr="00E634C6">
        <w:rPr>
          <w:lang w:val="en-US"/>
        </w:rPr>
        <w:t xml:space="preserve"> </w:t>
      </w:r>
      <w:r w:rsidRPr="00E634C6">
        <w:rPr>
          <w:i/>
          <w:lang w:val="en-US"/>
        </w:rPr>
        <w:t>et al.</w:t>
      </w:r>
      <w:r w:rsidRPr="00E634C6">
        <w:rPr>
          <w:lang w:val="en-US"/>
        </w:rPr>
        <w:t>, 2016). Spatial extents and grains are then typically linked to the spatial and temporal dimensions of the infrastructure considered, as well as to the expected scale</w:t>
      </w:r>
      <w:del w:id="124" w:author="Audun Stien" w:date="2022-05-25T14:22:00Z">
        <w:r w:rsidRPr="00E634C6" w:rsidDel="002F02EF">
          <w:rPr>
            <w:lang w:val="en-US"/>
          </w:rPr>
          <w:delText>s</w:delText>
        </w:r>
      </w:del>
      <w:r w:rsidRPr="00E634C6">
        <w:rPr>
          <w:lang w:val="en-US"/>
        </w:rPr>
        <w:t xml:space="preserve"> of the biological response to such infrastructure. Each of these maps </w:t>
      </w:r>
      <w:del w:id="125" w:author="Audun Stien" w:date="2022-05-25T14:22:00Z">
        <w:r w:rsidRPr="00E634C6" w:rsidDel="002F02EF">
          <w:rPr>
            <w:lang w:val="en-US"/>
          </w:rPr>
          <w:delText xml:space="preserve">is </w:delText>
        </w:r>
      </w:del>
      <w:ins w:id="126" w:author="Audun Stien" w:date="2022-05-25T14:22:00Z">
        <w:r w:rsidR="002F02EF">
          <w:rPr>
            <w:lang w:val="en-US"/>
          </w:rPr>
          <w:t>are</w:t>
        </w:r>
        <w:r w:rsidR="002F02EF" w:rsidRPr="00E634C6">
          <w:rPr>
            <w:lang w:val="en-US"/>
          </w:rPr>
          <w:t xml:space="preserve"> </w:t>
        </w:r>
      </w:ins>
      <w:r w:rsidRPr="00E634C6">
        <w:rPr>
          <w:lang w:val="en-US"/>
        </w:rPr>
        <w:t xml:space="preserve">tested against the response </w:t>
      </w:r>
      <w:r w:rsidRPr="00E634C6">
        <w:rPr>
          <w:lang w:val="en-US"/>
        </w:rPr>
        <w:lastRenderedPageBreak/>
        <w:t xml:space="preserve">variables to assess the extent at which the </w:t>
      </w:r>
      <w:del w:id="127" w:author="Audun Stien" w:date="2022-05-25T14:23:00Z">
        <w:r w:rsidRPr="00E634C6" w:rsidDel="00794B43">
          <w:rPr>
            <w:lang w:val="en-US"/>
          </w:rPr>
          <w:delText xml:space="preserve">impact </w:delText>
        </w:r>
      </w:del>
      <w:ins w:id="128" w:author="Audun Stien" w:date="2022-05-25T14:23:00Z">
        <w:r w:rsidR="00794B43">
          <w:rPr>
            <w:lang w:val="en-US"/>
          </w:rPr>
          <w:t>relationship</w:t>
        </w:r>
        <w:r w:rsidR="00794B43" w:rsidRPr="00E634C6">
          <w:rPr>
            <w:lang w:val="en-US"/>
          </w:rPr>
          <w:t xml:space="preserve"> </w:t>
        </w:r>
      </w:ins>
      <w:r w:rsidRPr="00E634C6">
        <w:rPr>
          <w:lang w:val="en-US"/>
        </w:rPr>
        <w:t xml:space="preserve">is </w:t>
      </w:r>
      <w:ins w:id="129" w:author="Audun Stien" w:date="2022-05-25T14:24:00Z">
        <w:r w:rsidR="003C3586">
          <w:rPr>
            <w:lang w:val="en-US"/>
          </w:rPr>
          <w:t xml:space="preserve">the </w:t>
        </w:r>
      </w:ins>
      <w:r w:rsidRPr="00E634C6">
        <w:rPr>
          <w:lang w:val="en-US"/>
        </w:rPr>
        <w:t>stronge</w:t>
      </w:r>
      <w:ins w:id="130" w:author="Audun Stien" w:date="2022-05-25T14:24:00Z">
        <w:r w:rsidR="003C3586">
          <w:rPr>
            <w:lang w:val="en-US"/>
          </w:rPr>
          <w:t>st</w:t>
        </w:r>
      </w:ins>
      <w:del w:id="131" w:author="Audun Stien" w:date="2022-05-25T14:24:00Z">
        <w:r w:rsidRPr="00E634C6" w:rsidDel="003C3586">
          <w:rPr>
            <w:lang w:val="en-US"/>
          </w:rPr>
          <w:delText>r</w:delText>
        </w:r>
      </w:del>
      <w:r w:rsidRPr="00E634C6">
        <w:rPr>
          <w:lang w:val="en-US"/>
        </w:rPr>
        <w:t>, most commonly through measures of model performance and explanatory power such as R</w:t>
      </w:r>
      <w:r w:rsidRPr="00E634C6">
        <w:rPr>
          <w:vertAlign w:val="superscript"/>
          <w:lang w:val="en-US"/>
        </w:rPr>
        <w:t>2</w:t>
      </w:r>
      <w:r w:rsidRPr="00E634C6">
        <w:rPr>
          <w:lang w:val="en-US"/>
        </w:rPr>
        <w:t xml:space="preserve">, AIC, or BIC, or </w:t>
      </w:r>
      <w:ins w:id="132" w:author="Audun Stien" w:date="2022-05-25T14:24:00Z">
        <w:r w:rsidR="00DC670A">
          <w:rPr>
            <w:lang w:val="en-US"/>
          </w:rPr>
          <w:t xml:space="preserve">by </w:t>
        </w:r>
      </w:ins>
      <w:r w:rsidRPr="00E634C6">
        <w:rPr>
          <w:lang w:val="en-US"/>
        </w:rPr>
        <w:t xml:space="preserve">evaluating the variation in fitted model coefficients (Jackson &amp; </w:t>
      </w:r>
      <w:proofErr w:type="spellStart"/>
      <w:r w:rsidRPr="00E634C6">
        <w:rPr>
          <w:lang w:val="en-US"/>
        </w:rPr>
        <w:t>Fahrig</w:t>
      </w:r>
      <w:proofErr w:type="spellEnd"/>
      <w:r w:rsidRPr="00E634C6">
        <w:rPr>
          <w:lang w:val="en-US"/>
        </w:rPr>
        <w:t xml:space="preserve">, 2015; </w:t>
      </w:r>
      <w:proofErr w:type="spellStart"/>
      <w:r w:rsidRPr="00E634C6">
        <w:rPr>
          <w:lang w:val="en-US"/>
        </w:rPr>
        <w:t>Huais</w:t>
      </w:r>
      <w:proofErr w:type="spellEnd"/>
      <w:r w:rsidRPr="00E634C6">
        <w:rPr>
          <w:lang w:val="en-US"/>
        </w:rPr>
        <w:t>, 2018)</w:t>
      </w:r>
      <w:del w:id="133" w:author="Audun Stien" w:date="2022-05-25T14:27:00Z">
        <w:r w:rsidRPr="00E634C6" w:rsidDel="00AE59BF">
          <w:rPr>
            <w:lang w:val="en-US"/>
          </w:rPr>
          <w:delText xml:space="preserve"> – called</w:delText>
        </w:r>
      </w:del>
      <w:moveFromRangeStart w:id="134" w:author="Audun Stien" w:date="2022-05-25T14:26:00Z" w:name="move104381233"/>
      <w:moveFrom w:id="135" w:author="Audun Stien" w:date="2022-05-25T14:26:00Z">
        <w:del w:id="136" w:author="Audun Stien" w:date="2022-05-25T14:27:00Z">
          <w:r w:rsidRPr="00E634C6" w:rsidDel="00AE59BF">
            <w:rPr>
              <w:lang w:val="en-US"/>
            </w:rPr>
            <w:delText xml:space="preserve"> multi-scale </w:delText>
          </w:r>
        </w:del>
        <w:r w:rsidRPr="00E634C6" w:rsidDel="00AE59BF">
          <w:rPr>
            <w:lang w:val="en-US"/>
          </w:rPr>
          <w:t xml:space="preserve">approaches (e.g. Zeller </w:t>
        </w:r>
        <w:r w:rsidRPr="00E634C6" w:rsidDel="00AE59BF">
          <w:rPr>
            <w:i/>
            <w:lang w:val="en-US"/>
          </w:rPr>
          <w:t>et al.</w:t>
        </w:r>
        <w:r w:rsidRPr="00E634C6" w:rsidDel="00AE59BF">
          <w:rPr>
            <w:lang w:val="en-US"/>
          </w:rPr>
          <w:t>, 2017)</w:t>
        </w:r>
      </w:moveFrom>
      <w:moveFromRangeEnd w:id="134"/>
      <w:r w:rsidRPr="00E634C6">
        <w:rPr>
          <w:lang w:val="en-US"/>
        </w:rPr>
        <w:t xml:space="preserve">. Multi-scale analyses brought important advances </w:t>
      </w:r>
      <w:del w:id="137" w:author="Audun Stien" w:date="2022-05-25T14:27:00Z">
        <w:r w:rsidRPr="00E634C6" w:rsidDel="00AE59BF">
          <w:rPr>
            <w:lang w:val="en-US"/>
          </w:rPr>
          <w:delText xml:space="preserve">for </w:delText>
        </w:r>
      </w:del>
      <w:ins w:id="138" w:author="Audun Stien" w:date="2022-05-25T14:27:00Z">
        <w:r w:rsidR="00AE59BF">
          <w:rPr>
            <w:lang w:val="en-US"/>
          </w:rPr>
          <w:t>to</w:t>
        </w:r>
        <w:r w:rsidR="00AE59BF" w:rsidRPr="00E634C6">
          <w:rPr>
            <w:lang w:val="en-US"/>
          </w:rPr>
          <w:t xml:space="preserve"> </w:t>
        </w:r>
      </w:ins>
      <w:r w:rsidRPr="00E634C6">
        <w:rPr>
          <w:lang w:val="en-US"/>
        </w:rPr>
        <w:t>landscape and environmental impact studies (</w:t>
      </w:r>
      <w:proofErr w:type="gramStart"/>
      <w:r w:rsidRPr="00E634C6">
        <w:rPr>
          <w:lang w:val="en-US"/>
        </w:rPr>
        <w:t>e.g.</w:t>
      </w:r>
      <w:proofErr w:type="gramEnd"/>
      <w:r w:rsidRPr="00E634C6">
        <w:rPr>
          <w:lang w:val="en-US"/>
        </w:rPr>
        <w:t xml:space="preserve"> </w:t>
      </w:r>
      <w:proofErr w:type="spellStart"/>
      <w:r w:rsidRPr="00E634C6">
        <w:rPr>
          <w:lang w:val="en-US"/>
        </w:rPr>
        <w:t>McGarigal</w:t>
      </w:r>
      <w:proofErr w:type="spellEnd"/>
      <w:r w:rsidRPr="00E634C6">
        <w:rPr>
          <w:lang w:val="en-US"/>
        </w:rPr>
        <w:t xml:space="preserve"> </w:t>
      </w:r>
      <w:r w:rsidRPr="00E634C6">
        <w:rPr>
          <w:i/>
          <w:lang w:val="en-US"/>
        </w:rPr>
        <w:t>et al.</w:t>
      </w:r>
      <w:r w:rsidRPr="00E634C6">
        <w:rPr>
          <w:lang w:val="en-US"/>
        </w:rPr>
        <w:t xml:space="preserve">, 2016), even though in many </w:t>
      </w:r>
      <w:del w:id="139" w:author="Audun Stien" w:date="2022-05-25T14:28:00Z">
        <w:r w:rsidRPr="00E634C6" w:rsidDel="00511F77">
          <w:rPr>
            <w:lang w:val="en-US"/>
          </w:rPr>
          <w:delText>of them</w:delText>
        </w:r>
      </w:del>
      <w:ins w:id="140" w:author="Audun Stien" w:date="2022-05-25T14:28:00Z">
        <w:r w:rsidR="00511F77">
          <w:rPr>
            <w:lang w:val="en-US"/>
          </w:rPr>
          <w:t>cases</w:t>
        </w:r>
      </w:ins>
      <w:r w:rsidRPr="00E634C6">
        <w:rPr>
          <w:lang w:val="en-US"/>
        </w:rPr>
        <w:t xml:space="preserve"> the scale of effect was not properly evaluated (Jackson &amp; </w:t>
      </w:r>
      <w:proofErr w:type="spellStart"/>
      <w:r w:rsidRPr="00E634C6">
        <w:rPr>
          <w:lang w:val="en-US"/>
        </w:rPr>
        <w:t>Fahrig</w:t>
      </w:r>
      <w:proofErr w:type="spellEnd"/>
      <w:r w:rsidRPr="00E634C6">
        <w:rPr>
          <w:lang w:val="en-US"/>
        </w:rPr>
        <w:t>, 2015). However, these approaches are rarely put into the framework of cumulative impact assessment</w:t>
      </w:r>
      <w:ins w:id="141" w:author="Audun Stien" w:date="2022-05-25T14:28:00Z">
        <w:r w:rsidR="00511F77">
          <w:rPr>
            <w:lang w:val="en-US"/>
          </w:rPr>
          <w:t>s</w:t>
        </w:r>
      </w:ins>
      <w:r w:rsidRPr="00E634C6">
        <w:rPr>
          <w:lang w:val="en-US"/>
        </w:rPr>
        <w:t xml:space="preserve"> (but see </w:t>
      </w:r>
      <w:proofErr w:type="spellStart"/>
      <w:r w:rsidRPr="00E634C6">
        <w:rPr>
          <w:lang w:val="en-US"/>
        </w:rPr>
        <w:t>Polfus</w:t>
      </w:r>
      <w:proofErr w:type="spellEnd"/>
      <w:r w:rsidRPr="00E634C6">
        <w:rPr>
          <w:lang w:val="en-US"/>
        </w:rPr>
        <w:t xml:space="preserve"> </w:t>
      </w:r>
      <w:r w:rsidRPr="00E634C6">
        <w:rPr>
          <w:i/>
          <w:lang w:val="en-US"/>
        </w:rPr>
        <w:t>et al.</w:t>
      </w:r>
      <w:r w:rsidRPr="00E634C6">
        <w:rPr>
          <w:lang w:val="en-US"/>
        </w:rPr>
        <w:t>, 2011).</w:t>
      </w:r>
    </w:p>
    <w:p w14:paraId="096FD0BC" w14:textId="26CD6694" w:rsidR="00D33022" w:rsidRPr="00E634C6" w:rsidRDefault="00341556">
      <w:pPr>
        <w:ind w:left="952" w:right="942"/>
        <w:rPr>
          <w:lang w:val="en-US"/>
        </w:rPr>
      </w:pPr>
      <w:r w:rsidRPr="00E634C6">
        <w:rPr>
          <w:lang w:val="en-US"/>
        </w:rPr>
        <w:t xml:space="preserve">We propose an approach to detect the occurrence of cumulative impacts and quantify them </w:t>
      </w:r>
      <w:ins w:id="142" w:author="Audun Stien" w:date="2022-05-25T14:34:00Z">
        <w:r w:rsidR="009664E5">
          <w:rPr>
            <w:lang w:val="en-US"/>
          </w:rPr>
          <w:t xml:space="preserve">assuming additive effects of </w:t>
        </w:r>
      </w:ins>
      <w:ins w:id="143" w:author="Audun Stien" w:date="2022-05-25T14:35:00Z">
        <w:r w:rsidR="009664E5">
          <w:rPr>
            <w:lang w:val="en-US"/>
          </w:rPr>
          <w:t>multiple features,</w:t>
        </w:r>
      </w:ins>
      <w:del w:id="144" w:author="Audun Stien" w:date="2022-05-25T14:35:00Z">
        <w:r w:rsidRPr="00E634C6" w:rsidDel="00952720">
          <w:rPr>
            <w:lang w:val="en-US"/>
          </w:rPr>
          <w:delText>based on</w:delText>
        </w:r>
      </w:del>
      <w:r w:rsidRPr="00E634C6">
        <w:rPr>
          <w:lang w:val="en-US"/>
        </w:rPr>
        <w:t xml:space="preserve"> </w:t>
      </w:r>
      <w:ins w:id="145" w:author="Audun Stien" w:date="2022-05-25T14:35:00Z">
        <w:r w:rsidR="00952720">
          <w:rPr>
            <w:lang w:val="en-US"/>
          </w:rPr>
          <w:t xml:space="preserve">empirical </w:t>
        </w:r>
      </w:ins>
      <w:r w:rsidRPr="00E634C6">
        <w:rPr>
          <w:lang w:val="en-US"/>
        </w:rPr>
        <w:t xml:space="preserve">estimates of </w:t>
      </w:r>
      <w:del w:id="146" w:author="Audun Stien" w:date="2022-05-25T14:35:00Z">
        <w:r w:rsidRPr="00E634C6" w:rsidDel="00952720">
          <w:rPr>
            <w:lang w:val="en-US"/>
          </w:rPr>
          <w:delText xml:space="preserve">the </w:delText>
        </w:r>
      </w:del>
      <w:r w:rsidRPr="00E634C6">
        <w:rPr>
          <w:lang w:val="en-US"/>
        </w:rPr>
        <w:t>effect</w:t>
      </w:r>
      <w:del w:id="147" w:author="Audun Stien" w:date="2022-05-25T14:35:00Z">
        <w:r w:rsidRPr="00E634C6" w:rsidDel="00952720">
          <w:rPr>
            <w:lang w:val="en-US"/>
          </w:rPr>
          <w:delText>s</w:delText>
        </w:r>
      </w:del>
      <w:r w:rsidRPr="00E634C6">
        <w:rPr>
          <w:lang w:val="en-US"/>
        </w:rPr>
        <w:t xml:space="preserve"> size</w:t>
      </w:r>
      <w:ins w:id="148" w:author="Audun Stien" w:date="2022-05-25T14:35:00Z">
        <w:r w:rsidR="00952720">
          <w:rPr>
            <w:lang w:val="en-US"/>
          </w:rPr>
          <w:t>s</w:t>
        </w:r>
      </w:ins>
      <w:ins w:id="149" w:author="Audun Stien" w:date="2022-05-25T14:31:00Z">
        <w:r w:rsidR="00850B80">
          <w:rPr>
            <w:lang w:val="en-US"/>
          </w:rPr>
          <w:t xml:space="preserve">, </w:t>
        </w:r>
      </w:ins>
      <w:ins w:id="150" w:author="Audun Stien" w:date="2022-05-25T14:37:00Z">
        <w:r w:rsidR="003B3575">
          <w:rPr>
            <w:lang w:val="en-US"/>
          </w:rPr>
          <w:t xml:space="preserve">and a </w:t>
        </w:r>
      </w:ins>
      <w:ins w:id="151" w:author="Audun Stien" w:date="2022-05-25T14:32:00Z">
        <w:r w:rsidR="00850B80">
          <w:rPr>
            <w:lang w:val="en-US"/>
          </w:rPr>
          <w:t>model</w:t>
        </w:r>
      </w:ins>
      <w:ins w:id="152" w:author="Audun Stien" w:date="2022-05-25T14:36:00Z">
        <w:r w:rsidR="006C16C1">
          <w:rPr>
            <w:lang w:val="en-US"/>
          </w:rPr>
          <w:t xml:space="preserve"> selection </w:t>
        </w:r>
        <w:r w:rsidR="00341287">
          <w:rPr>
            <w:lang w:val="en-US"/>
          </w:rPr>
          <w:t>approach to decide on</w:t>
        </w:r>
        <w:r w:rsidR="006C16C1">
          <w:rPr>
            <w:lang w:val="en-US"/>
          </w:rPr>
          <w:t xml:space="preserve"> the functional form of the </w:t>
        </w:r>
      </w:ins>
      <w:ins w:id="153" w:author="Audun Stien" w:date="2022-05-25T14:31:00Z">
        <w:r w:rsidR="00850B80" w:rsidRPr="00E634C6">
          <w:rPr>
            <w:lang w:val="en-US"/>
          </w:rPr>
          <w:t>decreas</w:t>
        </w:r>
      </w:ins>
      <w:ins w:id="154" w:author="Audun Stien" w:date="2022-05-25T14:36:00Z">
        <w:r w:rsidR="006C16C1">
          <w:rPr>
            <w:lang w:val="en-US"/>
          </w:rPr>
          <w:t>ing impact</w:t>
        </w:r>
      </w:ins>
      <w:ins w:id="155" w:author="Audun Stien" w:date="2022-05-25T14:31:00Z">
        <w:r w:rsidR="00850B80" w:rsidRPr="00E634C6">
          <w:rPr>
            <w:lang w:val="en-US"/>
          </w:rPr>
          <w:t xml:space="preserve"> with distance</w:t>
        </w:r>
      </w:ins>
      <w:r w:rsidRPr="00E634C6">
        <w:rPr>
          <w:lang w:val="en-US"/>
        </w:rPr>
        <w:t xml:space="preserve"> and </w:t>
      </w:r>
      <w:proofErr w:type="spellStart"/>
      <w:r w:rsidRPr="00E634C6">
        <w:rPr>
          <w:lang w:val="en-US"/>
        </w:rPr>
        <w:t>ZoI</w:t>
      </w:r>
      <w:proofErr w:type="spellEnd"/>
      <w:del w:id="156" w:author="Audun Stien" w:date="2022-05-25T14:38:00Z">
        <w:r w:rsidRPr="00E634C6" w:rsidDel="008F4548">
          <w:rPr>
            <w:lang w:val="en-US"/>
          </w:rPr>
          <w:delText xml:space="preserve"> of multiple co-occurring features</w:delText>
        </w:r>
      </w:del>
      <w:r w:rsidRPr="00E634C6">
        <w:rPr>
          <w:lang w:val="en-US"/>
        </w:rPr>
        <w:t xml:space="preserve">. </w:t>
      </w:r>
      <w:del w:id="157" w:author="Audun Stien" w:date="2022-05-25T14:32:00Z">
        <w:r w:rsidRPr="00E634C6" w:rsidDel="00763EB4">
          <w:rPr>
            <w:lang w:val="en-US"/>
          </w:rPr>
          <w:delText>First, u</w:delText>
        </w:r>
      </w:del>
      <w:del w:id="158" w:author="Audun Stien" w:date="2022-05-25T14:38:00Z">
        <w:r w:rsidRPr="00E634C6" w:rsidDel="00752309">
          <w:rPr>
            <w:lang w:val="en-US"/>
          </w:rPr>
          <w:delText xml:space="preserve">sing habitat selection analyses as example, we derive impact estimation methods rooted on the ZoI, which defines how the impact of infrastructure decreases with distance. </w:delText>
        </w:r>
      </w:del>
      <w:r w:rsidRPr="00E634C6">
        <w:rPr>
          <w:lang w:val="en-US"/>
        </w:rPr>
        <w:t>Th</w:t>
      </w:r>
      <w:ins w:id="159" w:author="Audun Stien" w:date="2022-05-25T14:39:00Z">
        <w:r w:rsidR="00752309">
          <w:rPr>
            <w:lang w:val="en-US"/>
          </w:rPr>
          <w:t xml:space="preserve">e </w:t>
        </w:r>
      </w:ins>
      <w:ins w:id="160" w:author="Audun Stien" w:date="2022-05-25T14:38:00Z">
        <w:r w:rsidR="00752309">
          <w:rPr>
            <w:lang w:val="en-US"/>
          </w:rPr>
          <w:t xml:space="preserve">model approach </w:t>
        </w:r>
      </w:ins>
      <w:del w:id="161" w:author="Audun Stien" w:date="2022-05-25T14:39:00Z">
        <w:r w:rsidRPr="00E634C6" w:rsidDel="00752309">
          <w:rPr>
            <w:lang w:val="en-US"/>
          </w:rPr>
          <w:delText xml:space="preserve">is formulation </w:delText>
        </w:r>
      </w:del>
      <w:r w:rsidRPr="00E634C6">
        <w:rPr>
          <w:lang w:val="en-US"/>
        </w:rPr>
        <w:t xml:space="preserve">allows </w:t>
      </w:r>
      <w:del w:id="162" w:author="Audun Stien" w:date="2022-05-25T14:39:00Z">
        <w:r w:rsidRPr="00E634C6" w:rsidDel="00752309">
          <w:rPr>
            <w:lang w:val="en-US"/>
          </w:rPr>
          <w:delText xml:space="preserve">us to </w:delText>
        </w:r>
      </w:del>
      <w:ins w:id="163" w:author="Audun Stien" w:date="2022-05-25T14:39:00Z">
        <w:r w:rsidR="00752309">
          <w:rPr>
            <w:lang w:val="en-US"/>
          </w:rPr>
          <w:t>estimation</w:t>
        </w:r>
      </w:ins>
      <w:del w:id="164" w:author="Audun Stien" w:date="2022-05-25T14:39:00Z">
        <w:r w:rsidRPr="00E634C6" w:rsidDel="00752309">
          <w:rPr>
            <w:lang w:val="en-US"/>
          </w:rPr>
          <w:delText>measure</w:delText>
        </w:r>
      </w:del>
      <w:r w:rsidRPr="00E634C6">
        <w:rPr>
          <w:lang w:val="en-US"/>
        </w:rPr>
        <w:t xml:space="preserve"> </w:t>
      </w:r>
      <w:ins w:id="165" w:author="Audun Stien" w:date="2022-05-25T14:39:00Z">
        <w:r w:rsidR="00752309">
          <w:rPr>
            <w:lang w:val="en-US"/>
          </w:rPr>
          <w:t xml:space="preserve">of both </w:t>
        </w:r>
      </w:ins>
      <w:del w:id="166" w:author="Audun Stien" w:date="2022-05-25T14:39:00Z">
        <w:r w:rsidRPr="00E634C6" w:rsidDel="00752309">
          <w:rPr>
            <w:lang w:val="en-US"/>
          </w:rPr>
          <w:delText xml:space="preserve">either the ZoI from </w:delText>
        </w:r>
      </w:del>
      <w:r w:rsidRPr="00E634C6">
        <w:rPr>
          <w:lang w:val="en-US"/>
        </w:rPr>
        <w:t xml:space="preserve">the </w:t>
      </w:r>
      <w:ins w:id="167" w:author="Audun Stien" w:date="2022-05-25T14:39:00Z">
        <w:r w:rsidR="00BF3CD3">
          <w:rPr>
            <w:lang w:val="en-US"/>
          </w:rPr>
          <w:t xml:space="preserve">impact using </w:t>
        </w:r>
      </w:ins>
      <w:r w:rsidRPr="00E634C6">
        <w:rPr>
          <w:lang w:val="en-US"/>
        </w:rPr>
        <w:t>nearest feature</w:t>
      </w:r>
      <w:ins w:id="168" w:author="Audun Stien" w:date="2022-05-25T14:39:00Z">
        <w:r w:rsidR="00BF3CD3">
          <w:rPr>
            <w:lang w:val="en-US"/>
          </w:rPr>
          <w:t>s</w:t>
        </w:r>
      </w:ins>
      <w:r w:rsidRPr="00E634C6">
        <w:rPr>
          <w:lang w:val="en-US"/>
        </w:rPr>
        <w:t xml:space="preserve"> only, </w:t>
      </w:r>
      <w:ins w:id="169" w:author="Audun Stien" w:date="2022-05-25T14:39:00Z">
        <w:r w:rsidR="00BF3CD3">
          <w:rPr>
            <w:lang w:val="en-US"/>
          </w:rPr>
          <w:t>and</w:t>
        </w:r>
      </w:ins>
      <w:del w:id="170" w:author="Audun Stien" w:date="2022-05-25T14:39:00Z">
        <w:r w:rsidRPr="00E634C6" w:rsidDel="00BF3CD3">
          <w:rPr>
            <w:lang w:val="en-US"/>
          </w:rPr>
          <w:delText>or</w:delText>
        </w:r>
      </w:del>
      <w:r w:rsidRPr="00E634C6">
        <w:rPr>
          <w:lang w:val="en-US"/>
        </w:rPr>
        <w:t xml:space="preserve"> the cumulative </w:t>
      </w:r>
      <w:ins w:id="171" w:author="Audun Stien" w:date="2022-05-25T14:39:00Z">
        <w:r w:rsidR="00BF3CD3">
          <w:rPr>
            <w:lang w:val="en-US"/>
          </w:rPr>
          <w:t>impact</w:t>
        </w:r>
      </w:ins>
      <w:del w:id="172" w:author="Audun Stien" w:date="2022-05-25T14:39:00Z">
        <w:r w:rsidRPr="00E634C6" w:rsidDel="00BF3CD3">
          <w:rPr>
            <w:lang w:val="en-US"/>
          </w:rPr>
          <w:delText>ZoI</w:delText>
        </w:r>
      </w:del>
      <w:r w:rsidRPr="00E634C6">
        <w:rPr>
          <w:lang w:val="en-US"/>
        </w:rPr>
        <w:t xml:space="preserve"> of multiple features (Box 1, Fig. 1). Second, we perform simulations to understand under which conditions these two </w:t>
      </w:r>
      <w:del w:id="173" w:author="Audun Stien" w:date="2022-05-25T14:41:00Z">
        <w:r w:rsidRPr="00E634C6" w:rsidDel="00B74F60">
          <w:rPr>
            <w:lang w:val="en-US"/>
          </w:rPr>
          <w:delText>metrics of ZoI</w:delText>
        </w:r>
      </w:del>
      <w:ins w:id="174" w:author="Audun Stien" w:date="2022-05-25T14:41:00Z">
        <w:r w:rsidR="00B74F60">
          <w:rPr>
            <w:lang w:val="en-US"/>
          </w:rPr>
          <w:t>estimates of impact</w:t>
        </w:r>
      </w:ins>
      <w:r w:rsidRPr="00E634C6">
        <w:rPr>
          <w:lang w:val="en-US"/>
        </w:rPr>
        <w:t xml:space="preserve"> represent similar spatial gradients</w:t>
      </w:r>
      <w:del w:id="175" w:author="Audun Stien" w:date="2022-05-25T14:42:00Z">
        <w:r w:rsidRPr="00E634C6" w:rsidDel="00C564D7">
          <w:rPr>
            <w:lang w:val="en-US"/>
          </w:rPr>
          <w:delText>, when it is harder to detect cumulative impacts, even if they occur</w:delText>
        </w:r>
      </w:del>
      <w:r w:rsidRPr="00E634C6">
        <w:rPr>
          <w:lang w:val="en-US"/>
        </w:rPr>
        <w:t>. Finally, we illustrate our approach by assessing the cumulative impacts of recreational housing facilities (private cottages and tourist resorts) in Norway on habitat selection of the tundra’s flagship species, reindeer (</w:t>
      </w:r>
      <w:r w:rsidRPr="00E634C6">
        <w:rPr>
          <w:i/>
          <w:lang w:val="en-US"/>
        </w:rPr>
        <w:t>Rangifer tarandus tarandus</w:t>
      </w:r>
      <w:r w:rsidRPr="00E634C6">
        <w:rPr>
          <w:lang w:val="en-US"/>
        </w:rPr>
        <w:t xml:space="preserve">). We </w:t>
      </w:r>
      <w:del w:id="176" w:author="Audun Stien" w:date="2022-05-25T14:44:00Z">
        <w:r w:rsidRPr="00E634C6" w:rsidDel="00F04FE7">
          <w:rPr>
            <w:lang w:val="en-US"/>
          </w:rPr>
          <w:delText xml:space="preserve">also </w:delText>
        </w:r>
      </w:del>
      <w:r w:rsidRPr="00E634C6">
        <w:rPr>
          <w:lang w:val="en-US"/>
        </w:rPr>
        <w:t xml:space="preserve">provide tools to allow </w:t>
      </w:r>
      <w:del w:id="177" w:author="Audun Stien" w:date="2022-05-25T14:44:00Z">
        <w:r w:rsidRPr="00E634C6" w:rsidDel="00F04FE7">
          <w:rPr>
            <w:lang w:val="en-US"/>
          </w:rPr>
          <w:delText xml:space="preserve">an </w:delText>
        </w:r>
      </w:del>
      <w:r w:rsidRPr="00E634C6">
        <w:rPr>
          <w:lang w:val="en-US"/>
        </w:rPr>
        <w:t xml:space="preserve">easy implementation of the approach presented </w:t>
      </w:r>
      <w:del w:id="178" w:author="Audun Stien" w:date="2022-05-25T14:44:00Z">
        <w:r w:rsidRPr="00E634C6" w:rsidDel="00F04FE7">
          <w:rPr>
            <w:lang w:val="en-US"/>
          </w:rPr>
          <w:delText xml:space="preserve">here </w:delText>
        </w:r>
      </w:del>
      <w:r w:rsidRPr="00E634C6">
        <w:rPr>
          <w:lang w:val="en-US"/>
        </w:rPr>
        <w:t xml:space="preserve">in </w:t>
      </w:r>
      <w:del w:id="179" w:author="Audun Stien" w:date="2022-05-25T14:44:00Z">
        <w:r w:rsidRPr="00E634C6" w:rsidDel="007769F3">
          <w:rPr>
            <w:lang w:val="en-US"/>
          </w:rPr>
          <w:delText xml:space="preserve">either </w:delText>
        </w:r>
      </w:del>
      <w:r w:rsidRPr="00E634C6">
        <w:rPr>
          <w:lang w:val="en-US"/>
        </w:rPr>
        <w:t xml:space="preserve">R (R Core Team, 2020) or GRASS GIS (GRASS Development Team, 2017) through the </w:t>
      </w:r>
      <w:proofErr w:type="spellStart"/>
      <w:r w:rsidRPr="00E634C6">
        <w:rPr>
          <w:lang w:val="en-US"/>
        </w:rPr>
        <w:t>oneimpact</w:t>
      </w:r>
      <w:proofErr w:type="spellEnd"/>
      <w:r w:rsidRPr="00E634C6">
        <w:rPr>
          <w:lang w:val="en-US"/>
        </w:rPr>
        <w:t xml:space="preserve"> R package. This approach allows us to: (</w:t>
      </w:r>
      <w:proofErr w:type="spellStart"/>
      <w:r w:rsidRPr="00E634C6">
        <w:rPr>
          <w:lang w:val="en-US"/>
        </w:rPr>
        <w:t>i</w:t>
      </w:r>
      <w:proofErr w:type="spellEnd"/>
      <w:r w:rsidRPr="00E634C6">
        <w:rPr>
          <w:lang w:val="en-US"/>
        </w:rPr>
        <w:t xml:space="preserve">) quantify the cumulative impact of multiple features of an infrastructure type; (ii) evaluate whether there is evidence for cumulative impacts, or whether the </w:t>
      </w:r>
      <w:commentRangeStart w:id="180"/>
      <w:del w:id="181" w:author="Audun Stien" w:date="2022-05-25T14:43:00Z">
        <w:r w:rsidRPr="00E634C6" w:rsidDel="00C97449">
          <w:rPr>
            <w:lang w:val="en-US"/>
          </w:rPr>
          <w:delText>ZoI</w:delText>
        </w:r>
      </w:del>
      <w:commentRangeEnd w:id="180"/>
      <w:r w:rsidR="008B5004">
        <w:rPr>
          <w:rStyle w:val="CommentReference"/>
        </w:rPr>
        <w:commentReference w:id="180"/>
      </w:r>
      <w:del w:id="182" w:author="Audun Stien" w:date="2022-05-25T14:43:00Z">
        <w:r w:rsidRPr="00E634C6" w:rsidDel="00C97449">
          <w:rPr>
            <w:lang w:val="en-US"/>
          </w:rPr>
          <w:delText xml:space="preserve"> </w:delText>
        </w:r>
      </w:del>
      <w:ins w:id="183" w:author="Audun Stien" w:date="2022-05-25T14:43:00Z">
        <w:r w:rsidR="00C97449">
          <w:rPr>
            <w:lang w:val="en-US"/>
          </w:rPr>
          <w:t>impact</w:t>
        </w:r>
        <w:r w:rsidR="00C97449" w:rsidRPr="00E634C6">
          <w:rPr>
            <w:lang w:val="en-US"/>
          </w:rPr>
          <w:t xml:space="preserve"> </w:t>
        </w:r>
      </w:ins>
      <w:r w:rsidRPr="00E634C6">
        <w:rPr>
          <w:lang w:val="en-US"/>
        </w:rPr>
        <w:t xml:space="preserve">of the nearest feature sufficiently captures the species’ response to infrastructure; and (iii) estimate the </w:t>
      </w:r>
      <w:ins w:id="184" w:author="Audun Stien" w:date="2022-05-25T14:43:00Z">
        <w:r w:rsidR="00C10051">
          <w:rPr>
            <w:lang w:val="en-US"/>
          </w:rPr>
          <w:t>impact</w:t>
        </w:r>
      </w:ins>
      <w:del w:id="185" w:author="Audun Stien" w:date="2022-05-25T14:43:00Z">
        <w:r w:rsidRPr="00E634C6" w:rsidDel="00C10051">
          <w:rPr>
            <w:lang w:val="en-US"/>
          </w:rPr>
          <w:delText>ZoI</w:delText>
        </w:r>
      </w:del>
      <w:r w:rsidRPr="00E634C6">
        <w:rPr>
          <w:lang w:val="en-US"/>
        </w:rPr>
        <w:t xml:space="preserve"> of multiple types of infrastructure.</w:t>
      </w:r>
      <w:r w:rsidRPr="00E634C6">
        <w:rPr>
          <w:lang w:val="en-US"/>
        </w:rPr>
        <w:br w:type="page"/>
      </w:r>
    </w:p>
    <w:p w14:paraId="21A7838E" w14:textId="77777777" w:rsidR="00D33022" w:rsidRPr="00E634C6" w:rsidRDefault="00341556">
      <w:pPr>
        <w:spacing w:after="158" w:line="259" w:lineRule="auto"/>
        <w:ind w:left="0" w:right="0" w:firstLine="0"/>
        <w:jc w:val="left"/>
        <w:rPr>
          <w:lang w:val="en-US"/>
        </w:rPr>
      </w:pPr>
      <w:r w:rsidRPr="00E634C6">
        <w:rPr>
          <w:color w:val="FFFFFF"/>
          <w:lang w:val="en-US"/>
        </w:rPr>
        <w:lastRenderedPageBreak/>
        <w:t>Box 1 – Definitions</w:t>
      </w:r>
    </w:p>
    <w:p w14:paraId="326EAE76" w14:textId="77777777" w:rsidR="00D33022" w:rsidRPr="00E634C6" w:rsidRDefault="00341556">
      <w:pPr>
        <w:spacing w:after="9"/>
        <w:ind w:left="498" w:right="0" w:hanging="498"/>
        <w:rPr>
          <w:lang w:val="en-US"/>
        </w:rPr>
      </w:pPr>
      <w:r w:rsidRPr="00E634C6">
        <w:rPr>
          <w:lang w:val="en-US"/>
        </w:rPr>
        <w:t xml:space="preserve">Impact We use the term to represent the consequences of industrial landscape changes on a focal biological response variable, such as measures of biodiversity or ecological processes. Thus, impacts represent the functional responses of species and processes to human activity (Johnson &amp; St-Laurent, 2011). We analytically decompose the impact </w:t>
      </w:r>
      <w:r w:rsidRPr="00E634C6">
        <w:rPr>
          <w:rFonts w:ascii="Cambria" w:eastAsia="Cambria" w:hAnsi="Cambria" w:cs="Cambria"/>
          <w:i/>
          <w:lang w:val="en-US"/>
        </w:rPr>
        <w:t xml:space="preserve">I </w:t>
      </w:r>
      <w:r w:rsidRPr="00E634C6">
        <w:rPr>
          <w:lang w:val="en-US"/>
        </w:rPr>
        <w:t xml:space="preserve">into its effect size </w:t>
      </w:r>
      <w:r>
        <w:rPr>
          <w:rFonts w:ascii="Cambria" w:eastAsia="Cambria" w:hAnsi="Cambria" w:cs="Cambria"/>
          <w:i/>
        </w:rPr>
        <w:t>β</w:t>
      </w:r>
      <w:r w:rsidRPr="00E634C6">
        <w:rPr>
          <w:rFonts w:ascii="Cambria" w:eastAsia="Cambria" w:hAnsi="Cambria" w:cs="Cambria"/>
          <w:i/>
          <w:lang w:val="en-US"/>
        </w:rPr>
        <w:t xml:space="preserve"> </w:t>
      </w:r>
      <w:r w:rsidRPr="00E634C6">
        <w:rPr>
          <w:lang w:val="en-US"/>
        </w:rPr>
        <w:t>and its spatial component, zone of influence (</w:t>
      </w:r>
      <w:proofErr w:type="spellStart"/>
      <w:r w:rsidRPr="00E634C6">
        <w:rPr>
          <w:lang w:val="en-US"/>
        </w:rPr>
        <w:t>ZoI</w:t>
      </w:r>
      <w:proofErr w:type="spellEnd"/>
      <w:r w:rsidRPr="00E634C6">
        <w:rPr>
          <w:lang w:val="en-US"/>
        </w:rPr>
        <w:t xml:space="preserve">) </w:t>
      </w:r>
      <w:r>
        <w:rPr>
          <w:rFonts w:ascii="Cambria" w:eastAsia="Cambria" w:hAnsi="Cambria" w:cs="Cambria"/>
          <w:i/>
        </w:rPr>
        <w:t>ϕ</w:t>
      </w:r>
      <w:r w:rsidRPr="00E634C6">
        <w:rPr>
          <w:lang w:val="en-US"/>
        </w:rPr>
        <w:t xml:space="preserve">, so that </w:t>
      </w:r>
      <w:r w:rsidRPr="00E634C6">
        <w:rPr>
          <w:rFonts w:ascii="Cambria" w:eastAsia="Cambria" w:hAnsi="Cambria" w:cs="Cambria"/>
          <w:i/>
          <w:lang w:val="en-US"/>
        </w:rPr>
        <w:t xml:space="preserve">I </w:t>
      </w:r>
      <w:r w:rsidRPr="00E634C6">
        <w:rPr>
          <w:rFonts w:ascii="Cambria" w:eastAsia="Cambria" w:hAnsi="Cambria" w:cs="Cambria"/>
          <w:lang w:val="en-US"/>
        </w:rPr>
        <w:t xml:space="preserve">= </w:t>
      </w:r>
      <w:r>
        <w:rPr>
          <w:rFonts w:ascii="Cambria" w:eastAsia="Cambria" w:hAnsi="Cambria" w:cs="Cambria"/>
          <w:i/>
        </w:rPr>
        <w:t>β</w:t>
      </w:r>
      <w:r w:rsidRPr="00E634C6">
        <w:rPr>
          <w:rFonts w:ascii="Cambria" w:eastAsia="Cambria" w:hAnsi="Cambria" w:cs="Cambria"/>
          <w:i/>
          <w:lang w:val="en-US"/>
        </w:rPr>
        <w:t xml:space="preserve"> </w:t>
      </w:r>
      <w:r w:rsidRPr="00E634C6">
        <w:rPr>
          <w:rFonts w:ascii="Cambria" w:eastAsia="Cambria" w:hAnsi="Cambria" w:cs="Cambria"/>
          <w:lang w:val="en-US"/>
        </w:rPr>
        <w:t xml:space="preserve">· </w:t>
      </w:r>
      <w:r>
        <w:rPr>
          <w:rFonts w:ascii="Cambria" w:eastAsia="Cambria" w:hAnsi="Cambria" w:cs="Cambria"/>
          <w:i/>
        </w:rPr>
        <w:t>ϕ</w:t>
      </w:r>
      <w:r w:rsidRPr="00E634C6">
        <w:rPr>
          <w:lang w:val="en-US"/>
        </w:rPr>
        <w:t>. A given infrastructure feature (</w:t>
      </w:r>
      <w:proofErr w:type="gramStart"/>
      <w:r w:rsidRPr="00E634C6">
        <w:rPr>
          <w:lang w:val="en-US"/>
        </w:rPr>
        <w:t>e.g.</w:t>
      </w:r>
      <w:proofErr w:type="gramEnd"/>
      <w:r w:rsidRPr="00E634C6">
        <w:rPr>
          <w:lang w:val="en-US"/>
        </w:rPr>
        <w:t xml:space="preserve"> tourist cabin) might affect a certain process (e.g. an species occurrence) strongly or weakly (</w:t>
      </w:r>
      <w:r>
        <w:rPr>
          <w:rFonts w:ascii="Cambria" w:eastAsia="Cambria" w:hAnsi="Cambria" w:cs="Cambria"/>
          <w:i/>
        </w:rPr>
        <w:t>β</w:t>
      </w:r>
      <w:r w:rsidRPr="00E634C6">
        <w:rPr>
          <w:lang w:val="en-US"/>
        </w:rPr>
        <w:t>), and this impact might decrease fast with distance or extend over several kilometers (</w:t>
      </w:r>
      <w:proofErr w:type="spellStart"/>
      <w:r w:rsidRPr="00E634C6">
        <w:rPr>
          <w:lang w:val="en-US"/>
        </w:rPr>
        <w:t>ZoI</w:t>
      </w:r>
      <w:proofErr w:type="spellEnd"/>
      <w:r w:rsidRPr="00E634C6">
        <w:rPr>
          <w:lang w:val="en-US"/>
        </w:rPr>
        <w:t>).</w:t>
      </w:r>
    </w:p>
    <w:p w14:paraId="5B27B078" w14:textId="77777777" w:rsidR="00D33022" w:rsidRPr="00E634C6" w:rsidRDefault="00341556">
      <w:pPr>
        <w:spacing w:after="12"/>
        <w:ind w:left="498" w:right="0" w:hanging="498"/>
        <w:rPr>
          <w:lang w:val="en-US"/>
        </w:rPr>
      </w:pPr>
      <w:r w:rsidRPr="00E634C6">
        <w:rPr>
          <w:lang w:val="en-US"/>
        </w:rPr>
        <w:t>Cumulative impacts can result from the interaction between multiple features of an infrastructure – our focus here –, from the impact of different types of infrastructure (</w:t>
      </w:r>
      <w:proofErr w:type="gramStart"/>
      <w:r w:rsidRPr="00E634C6">
        <w:rPr>
          <w:lang w:val="en-US"/>
        </w:rPr>
        <w:t>e.g.</w:t>
      </w:r>
      <w:proofErr w:type="gramEnd"/>
      <w:r w:rsidRPr="00E634C6">
        <w:rPr>
          <w:lang w:val="en-US"/>
        </w:rPr>
        <w:t xml:space="preserve"> houses, turbines, roads, dams) or from top-down or bottom-up ecological cascades. Cumulative impacts of multiple features depend on the number of features in an area, their spatial distribution, and co-occurrence with other infrastructure types, and might differ for distinct species, values, or processes – possibly leading to stronger negative impacts for some or even to benefits for others, if compared to the impact of single, isolated infrastructure.</w:t>
      </w:r>
    </w:p>
    <w:p w14:paraId="1CA9D000" w14:textId="5F4CA914" w:rsidR="00D33022" w:rsidRPr="00E634C6" w:rsidRDefault="00341556">
      <w:pPr>
        <w:spacing w:after="9"/>
        <w:ind w:left="498" w:right="0" w:hanging="498"/>
        <w:rPr>
          <w:lang w:val="en-US"/>
        </w:rPr>
      </w:pPr>
      <w:r w:rsidRPr="00E634C6">
        <w:rPr>
          <w:lang w:val="en-US"/>
        </w:rPr>
        <w:t xml:space="preserve">Effect size </w:t>
      </w:r>
      <w:del w:id="186" w:author="Audun Stien" w:date="2022-05-25T14:55:00Z">
        <w:r w:rsidRPr="00E634C6" w:rsidDel="00433035">
          <w:rPr>
            <w:lang w:val="en-US"/>
          </w:rPr>
          <w:delText xml:space="preserve">It </w:delText>
        </w:r>
      </w:del>
      <w:r w:rsidRPr="00E634C6">
        <w:rPr>
          <w:lang w:val="en-US"/>
        </w:rPr>
        <w:t xml:space="preserve">expresses how strongly a given biological response is affected by a type of disturbance </w:t>
      </w:r>
      <w:del w:id="187" w:author="Audun Stien" w:date="2022-05-25T14:58:00Z">
        <w:r w:rsidRPr="00E634C6" w:rsidDel="00281D38">
          <w:rPr>
            <w:lang w:val="en-US"/>
          </w:rPr>
          <w:delText xml:space="preserve">where </w:delText>
        </w:r>
      </w:del>
      <w:ins w:id="188" w:author="Audun Stien" w:date="2022-05-25T14:58:00Z">
        <w:r w:rsidR="00281D38">
          <w:rPr>
            <w:lang w:val="en-US"/>
          </w:rPr>
          <w:t>at the point in space</w:t>
        </w:r>
        <w:r w:rsidR="007C5EA5">
          <w:rPr>
            <w:lang w:val="en-US"/>
          </w:rPr>
          <w:t xml:space="preserve"> where</w:t>
        </w:r>
        <w:r w:rsidR="00281D38" w:rsidRPr="00E634C6">
          <w:rPr>
            <w:lang w:val="en-US"/>
          </w:rPr>
          <w:t xml:space="preserve"> </w:t>
        </w:r>
      </w:ins>
      <w:r w:rsidRPr="00E634C6">
        <w:rPr>
          <w:lang w:val="en-US"/>
        </w:rPr>
        <w:t>th</w:t>
      </w:r>
      <w:ins w:id="189" w:author="Audun Stien" w:date="2022-05-25T14:59:00Z">
        <w:r w:rsidR="007C5EA5">
          <w:rPr>
            <w:lang w:val="en-US"/>
          </w:rPr>
          <w:t>e</w:t>
        </w:r>
      </w:ins>
      <w:del w:id="190" w:author="Audun Stien" w:date="2022-05-25T14:59:00Z">
        <w:r w:rsidRPr="00E634C6" w:rsidDel="007C5EA5">
          <w:rPr>
            <w:lang w:val="en-US"/>
          </w:rPr>
          <w:delText>is</w:delText>
        </w:r>
      </w:del>
      <w:r w:rsidRPr="00E634C6">
        <w:rPr>
          <w:lang w:val="en-US"/>
        </w:rPr>
        <w:t xml:space="preserve"> disturbance is located. Here, the effect size is </w:t>
      </w:r>
      <w:del w:id="191" w:author="Audun Stien" w:date="2022-05-25T14:59:00Z">
        <w:r w:rsidRPr="00E634C6" w:rsidDel="007C5EA5">
          <w:rPr>
            <w:lang w:val="en-US"/>
          </w:rPr>
          <w:delText xml:space="preserve">described </w:delText>
        </w:r>
      </w:del>
      <w:ins w:id="192" w:author="Audun Stien" w:date="2022-05-25T14:59:00Z">
        <w:r w:rsidR="007C5EA5">
          <w:rPr>
            <w:lang w:val="en-US"/>
          </w:rPr>
          <w:t>given</w:t>
        </w:r>
        <w:r w:rsidR="007C5EA5" w:rsidRPr="00E634C6">
          <w:rPr>
            <w:lang w:val="en-US"/>
          </w:rPr>
          <w:t xml:space="preserve"> </w:t>
        </w:r>
      </w:ins>
      <w:r w:rsidRPr="00E634C6">
        <w:rPr>
          <w:lang w:val="en-US"/>
        </w:rPr>
        <w:t xml:space="preserve">by the </w:t>
      </w:r>
      <w:ins w:id="193" w:author="Audun Stien" w:date="2022-05-25T14:59:00Z">
        <w:r w:rsidR="007C5EA5">
          <w:rPr>
            <w:lang w:val="en-US"/>
          </w:rPr>
          <w:t xml:space="preserve">estimated </w:t>
        </w:r>
      </w:ins>
      <w:r w:rsidRPr="00E634C6">
        <w:rPr>
          <w:lang w:val="en-US"/>
        </w:rPr>
        <w:t xml:space="preserve">model coefficients </w:t>
      </w:r>
      <w:del w:id="194" w:author="Audun Stien" w:date="2022-05-25T14:59:00Z">
        <w:r w:rsidRPr="00E634C6" w:rsidDel="007C5EA5">
          <w:rPr>
            <w:lang w:val="en-US"/>
          </w:rPr>
          <w:delText>(</w:delText>
        </w:r>
      </w:del>
      <w:r>
        <w:rPr>
          <w:rFonts w:ascii="Cambria" w:eastAsia="Cambria" w:hAnsi="Cambria" w:cs="Cambria"/>
          <w:i/>
        </w:rPr>
        <w:t>β</w:t>
      </w:r>
      <w:del w:id="195" w:author="Audun Stien" w:date="2022-05-25T14:59:00Z">
        <w:r w:rsidRPr="00E634C6" w:rsidDel="007C5EA5">
          <w:rPr>
            <w:lang w:val="en-US"/>
          </w:rPr>
          <w:delText xml:space="preserve">’s in </w:delText>
        </w:r>
      </w:del>
      <w:ins w:id="196" w:author="Audun Stien" w:date="2022-05-25T14:59:00Z">
        <w:r w:rsidR="007C5EA5">
          <w:rPr>
            <w:lang w:val="en-US"/>
          </w:rPr>
          <w:t xml:space="preserve"> (</w:t>
        </w:r>
      </w:ins>
      <w:r w:rsidRPr="00E634C6">
        <w:rPr>
          <w:lang w:val="en-US"/>
        </w:rPr>
        <w:t xml:space="preserve">eq. 2). </w:t>
      </w:r>
      <w:del w:id="197" w:author="Audun Stien" w:date="2022-05-25T14:58:00Z">
        <w:r w:rsidRPr="00E634C6" w:rsidDel="00281D38">
          <w:rPr>
            <w:lang w:val="en-US"/>
          </w:rPr>
          <w:delText xml:space="preserve">Supposing all other variables are kept constant, </w:delText>
        </w:r>
        <w:r w:rsidDel="00281D38">
          <w:rPr>
            <w:rFonts w:ascii="Cambria" w:eastAsia="Cambria" w:hAnsi="Cambria" w:cs="Cambria"/>
            <w:i/>
          </w:rPr>
          <w:delText>β</w:delText>
        </w:r>
        <w:r w:rsidRPr="00E634C6" w:rsidDel="00281D38">
          <w:rPr>
            <w:rFonts w:ascii="Cambria" w:eastAsia="Cambria" w:hAnsi="Cambria" w:cs="Cambria"/>
            <w:i/>
            <w:lang w:val="en-US"/>
          </w:rPr>
          <w:delText xml:space="preserve"> </w:delText>
        </w:r>
        <w:r w:rsidRPr="00E634C6" w:rsidDel="00281D38">
          <w:rPr>
            <w:lang w:val="en-US"/>
          </w:rPr>
          <w:delText xml:space="preserve">represents how much the response variable changes when the spatial component of the impact, </w:delText>
        </w:r>
        <w:r w:rsidDel="00281D38">
          <w:rPr>
            <w:rFonts w:ascii="Cambria" w:eastAsia="Cambria" w:hAnsi="Cambria" w:cs="Cambria"/>
            <w:i/>
          </w:rPr>
          <w:delText>ϕ</w:delText>
        </w:r>
        <w:r w:rsidRPr="00E634C6" w:rsidDel="00281D38">
          <w:rPr>
            <w:lang w:val="en-US"/>
          </w:rPr>
          <w:delText>, varies by 1 unit at the origin, i.e. where the infrastructure feature is located.</w:delText>
        </w:r>
      </w:del>
    </w:p>
    <w:p w14:paraId="399D52C3" w14:textId="77777777" w:rsidR="00D33022" w:rsidRPr="00E634C6" w:rsidRDefault="00341556">
      <w:pPr>
        <w:spacing w:after="12"/>
        <w:ind w:left="498" w:right="0" w:hanging="498"/>
        <w:rPr>
          <w:lang w:val="en-US"/>
        </w:rPr>
      </w:pPr>
      <w:r>
        <w:rPr>
          <w:noProof/>
          <w:sz w:val="22"/>
        </w:rPr>
        <mc:AlternateContent>
          <mc:Choice Requires="wpg">
            <w:drawing>
              <wp:anchor distT="0" distB="0" distL="114300" distR="114300" simplePos="0" relativeHeight="251658240" behindDoc="1" locked="0" layoutInCell="1" allowOverlap="1" wp14:anchorId="63936502" wp14:editId="2896EE6C">
                <wp:simplePos x="0" y="0"/>
                <wp:positionH relativeFrom="column">
                  <wp:posOffset>-198004</wp:posOffset>
                </wp:positionH>
                <wp:positionV relativeFrom="paragraph">
                  <wp:posOffset>-4100584</wp:posOffset>
                </wp:positionV>
                <wp:extent cx="6983837" cy="7124186"/>
                <wp:effectExtent l="0" t="0" r="0" b="0"/>
                <wp:wrapNone/>
                <wp:docPr id="22161" name="Group 22161"/>
                <wp:cNvGraphicFramePr/>
                <a:graphic xmlns:a="http://schemas.openxmlformats.org/drawingml/2006/main">
                  <a:graphicData uri="http://schemas.microsoft.com/office/word/2010/wordprocessingGroup">
                    <wpg:wgp>
                      <wpg:cNvGrpSpPr/>
                      <wpg:grpSpPr>
                        <a:xfrm>
                          <a:off x="0" y="0"/>
                          <a:ext cx="6983837" cy="7124186"/>
                          <a:chOff x="0" y="0"/>
                          <a:chExt cx="6983837" cy="7124186"/>
                        </a:xfrm>
                      </wpg:grpSpPr>
                      <wps:wsp>
                        <wps:cNvPr id="355" name="Shape 355"/>
                        <wps:cNvSpPr/>
                        <wps:spPr>
                          <a:xfrm>
                            <a:off x="0" y="0"/>
                            <a:ext cx="6983837" cy="7124186"/>
                          </a:xfrm>
                          <a:custGeom>
                            <a:avLst/>
                            <a:gdLst/>
                            <a:ahLst/>
                            <a:cxnLst/>
                            <a:rect l="0" t="0" r="0" b="0"/>
                            <a:pathLst>
                              <a:path w="6983837" h="7124186">
                                <a:moveTo>
                                  <a:pt x="54000" y="0"/>
                                </a:moveTo>
                                <a:lnTo>
                                  <a:pt x="6929836" y="0"/>
                                </a:lnTo>
                                <a:cubicBezTo>
                                  <a:pt x="6959660" y="0"/>
                                  <a:pt x="6983837" y="24176"/>
                                  <a:pt x="6983837" y="54000"/>
                                </a:cubicBezTo>
                                <a:lnTo>
                                  <a:pt x="6983837" y="7070187"/>
                                </a:lnTo>
                                <a:cubicBezTo>
                                  <a:pt x="6983837" y="7100010"/>
                                  <a:pt x="6959660" y="7124186"/>
                                  <a:pt x="6929836" y="7124186"/>
                                </a:cubicBezTo>
                                <a:lnTo>
                                  <a:pt x="54000" y="7124186"/>
                                </a:lnTo>
                                <a:cubicBezTo>
                                  <a:pt x="24176" y="7124186"/>
                                  <a:pt x="0" y="7100010"/>
                                  <a:pt x="0" y="7070187"/>
                                </a:cubicBezTo>
                                <a:lnTo>
                                  <a:pt x="0" y="54000"/>
                                </a:lnTo>
                                <a:cubicBezTo>
                                  <a:pt x="0" y="24176"/>
                                  <a:pt x="24176" y="0"/>
                                  <a:pt x="54000" y="0"/>
                                </a:cubicBezTo>
                                <a:close/>
                              </a:path>
                            </a:pathLst>
                          </a:custGeom>
                          <a:ln w="0" cap="flat">
                            <a:miter lim="127000"/>
                          </a:ln>
                        </wps:spPr>
                        <wps:style>
                          <a:lnRef idx="0">
                            <a:srgbClr val="000000">
                              <a:alpha val="0"/>
                            </a:srgbClr>
                          </a:lnRef>
                          <a:fillRef idx="1">
                            <a:srgbClr val="C8BE52"/>
                          </a:fillRef>
                          <a:effectRef idx="0">
                            <a:scrgbClr r="0" g="0" b="0"/>
                          </a:effectRef>
                          <a:fontRef idx="none"/>
                        </wps:style>
                        <wps:bodyPr/>
                      </wps:wsp>
                      <wps:wsp>
                        <wps:cNvPr id="356" name="Shape 356"/>
                        <wps:cNvSpPr/>
                        <wps:spPr>
                          <a:xfrm>
                            <a:off x="18000" y="195745"/>
                            <a:ext cx="6947837" cy="6910442"/>
                          </a:xfrm>
                          <a:custGeom>
                            <a:avLst/>
                            <a:gdLst/>
                            <a:ahLst/>
                            <a:cxnLst/>
                            <a:rect l="0" t="0" r="0" b="0"/>
                            <a:pathLst>
                              <a:path w="6947837" h="6910442">
                                <a:moveTo>
                                  <a:pt x="0" y="0"/>
                                </a:moveTo>
                                <a:lnTo>
                                  <a:pt x="6947837" y="0"/>
                                </a:lnTo>
                                <a:lnTo>
                                  <a:pt x="6947837" y="6874442"/>
                                </a:lnTo>
                                <a:cubicBezTo>
                                  <a:pt x="6947837" y="6894324"/>
                                  <a:pt x="6931719" y="6910442"/>
                                  <a:pt x="6911836" y="6910442"/>
                                </a:cubicBezTo>
                                <a:lnTo>
                                  <a:pt x="36000" y="6910442"/>
                                </a:lnTo>
                                <a:cubicBezTo>
                                  <a:pt x="16118" y="6910442"/>
                                  <a:pt x="0" y="6894324"/>
                                  <a:pt x="0" y="6874442"/>
                                </a:cubicBezTo>
                                <a:lnTo>
                                  <a:pt x="0" y="0"/>
                                </a:lnTo>
                                <a:close/>
                              </a:path>
                            </a:pathLst>
                          </a:custGeom>
                          <a:ln w="0" cap="flat">
                            <a:miter lim="127000"/>
                          </a:ln>
                        </wps:spPr>
                        <wps:style>
                          <a:lnRef idx="0">
                            <a:srgbClr val="000000">
                              <a:alpha val="0"/>
                            </a:srgbClr>
                          </a:lnRef>
                          <a:fillRef idx="1">
                            <a:srgbClr val="FFFDF1"/>
                          </a:fillRef>
                          <a:effectRef idx="0">
                            <a:scrgbClr r="0" g="0" b="0"/>
                          </a:effectRef>
                          <a:fontRef idx="none"/>
                        </wps:style>
                        <wps:bodyPr/>
                      </wps:wsp>
                    </wpg:wgp>
                  </a:graphicData>
                </a:graphic>
              </wp:anchor>
            </w:drawing>
          </mc:Choice>
          <mc:Fallback xmlns:a="http://schemas.openxmlformats.org/drawingml/2006/main">
            <w:pict>
              <v:group id="Group 22161" style="width:549.908pt;height:560.96pt;position:absolute;z-index:-2147483648;mso-position-horizontal-relative:text;mso-position-horizontal:absolute;margin-left:-15.591pt;mso-position-vertical-relative:text;margin-top:-322.881pt;" coordsize="69838,71241">
                <v:shape id="Shape 355" style="position:absolute;width:69838;height:71241;left:0;top:0;" coordsize="6983837,7124186" path="m54000,0l6929836,0c6959660,0,6983837,24176,6983837,54000l6983837,7070187c6983837,7100010,6959660,7124186,6929836,7124186l54000,7124186c24176,7124186,0,7100010,0,7070187l0,54000c0,24176,24176,0,54000,0x">
                  <v:stroke weight="0pt" endcap="flat" joinstyle="miter" miterlimit="10" on="false" color="#000000" opacity="0"/>
                  <v:fill on="true" color="#c8be52"/>
                </v:shape>
                <v:shape id="Shape 356" style="position:absolute;width:69478;height:69104;left:180;top:1957;" coordsize="6947837,6910442" path="m0,0l6947837,0l6947837,6874442c6947837,6894324,6931719,6910442,6911836,6910442l36000,6910442c16118,6910442,0,6894324,0,6874442l0,0x">
                  <v:stroke weight="0pt" endcap="flat" joinstyle="miter" miterlimit="10" on="false" color="#000000" opacity="0"/>
                  <v:fill on="true" color="#fffdf1"/>
                </v:shape>
              </v:group>
            </w:pict>
          </mc:Fallback>
        </mc:AlternateContent>
      </w:r>
      <w:r w:rsidRPr="00E634C6">
        <w:rPr>
          <w:lang w:val="en-US"/>
        </w:rPr>
        <w:t xml:space="preserve">Zone of Influence </w:t>
      </w:r>
      <w:proofErr w:type="gramStart"/>
      <w:r w:rsidRPr="00E634C6">
        <w:rPr>
          <w:lang w:val="en-US"/>
        </w:rPr>
        <w:t>The</w:t>
      </w:r>
      <w:proofErr w:type="gramEnd"/>
      <w:r w:rsidRPr="00E634C6">
        <w:rPr>
          <w:lang w:val="en-US"/>
        </w:rPr>
        <w:t xml:space="preserve"> </w:t>
      </w:r>
      <w:proofErr w:type="spellStart"/>
      <w:r w:rsidRPr="00E634C6">
        <w:rPr>
          <w:lang w:val="en-US"/>
        </w:rPr>
        <w:t>ZoI</w:t>
      </w:r>
      <w:proofErr w:type="spellEnd"/>
      <w:r w:rsidRPr="00E634C6">
        <w:rPr>
          <w:lang w:val="en-US"/>
        </w:rPr>
        <w:t xml:space="preserve"> represents the function </w:t>
      </w:r>
      <w:r>
        <w:rPr>
          <w:rFonts w:ascii="Cambria" w:eastAsia="Cambria" w:hAnsi="Cambria" w:cs="Cambria"/>
          <w:i/>
        </w:rPr>
        <w:t>ϕ</w:t>
      </w:r>
      <w:r w:rsidRPr="00E634C6">
        <w:rPr>
          <w:rFonts w:ascii="Cambria" w:eastAsia="Cambria" w:hAnsi="Cambria" w:cs="Cambria"/>
          <w:i/>
          <w:lang w:val="en-US"/>
        </w:rPr>
        <w:t xml:space="preserve"> </w:t>
      </w:r>
      <w:r w:rsidRPr="00E634C6">
        <w:rPr>
          <w:lang w:val="en-US"/>
        </w:rPr>
        <w:t xml:space="preserve">defining how the effect size of an infrastructure feature changes with the distance, i.e. it represents how the impact spreads throughout space. The </w:t>
      </w:r>
      <w:proofErr w:type="spellStart"/>
      <w:r w:rsidRPr="00E634C6">
        <w:rPr>
          <w:lang w:val="en-US"/>
        </w:rPr>
        <w:t>ZoI</w:t>
      </w:r>
      <w:proofErr w:type="spellEnd"/>
      <w:r w:rsidRPr="00E634C6">
        <w:rPr>
          <w:lang w:val="en-US"/>
        </w:rPr>
        <w:t xml:space="preserve"> might be any function </w:t>
      </w:r>
      <w:r>
        <w:rPr>
          <w:rFonts w:ascii="Cambria" w:eastAsia="Cambria" w:hAnsi="Cambria" w:cs="Cambria"/>
          <w:i/>
        </w:rPr>
        <w:t>ϕ</w:t>
      </w:r>
      <w:r w:rsidRPr="00E634C6">
        <w:rPr>
          <w:rFonts w:ascii="Cambria" w:eastAsia="Cambria" w:hAnsi="Cambria" w:cs="Cambria"/>
          <w:lang w:val="en-US"/>
        </w:rPr>
        <w:t>(</w:t>
      </w:r>
      <w:proofErr w:type="spellStart"/>
      <w:proofErr w:type="gramStart"/>
      <w:r w:rsidRPr="00E634C6">
        <w:rPr>
          <w:rFonts w:ascii="Cambria" w:eastAsia="Cambria" w:hAnsi="Cambria" w:cs="Cambria"/>
          <w:i/>
          <w:lang w:val="en-US"/>
        </w:rPr>
        <w:t>d,r</w:t>
      </w:r>
      <w:proofErr w:type="spellEnd"/>
      <w:proofErr w:type="gramEnd"/>
      <w:r w:rsidRPr="00E634C6">
        <w:rPr>
          <w:rFonts w:ascii="Cambria" w:eastAsia="Cambria" w:hAnsi="Cambria" w:cs="Cambria"/>
          <w:lang w:val="en-US"/>
        </w:rPr>
        <w:t xml:space="preserve">) </w:t>
      </w:r>
      <w:r w:rsidRPr="00E634C6">
        <w:rPr>
          <w:lang w:val="en-US"/>
        </w:rPr>
        <w:t xml:space="preserve">that assumes value 1 at the origin and decreases towards zero as the distance </w:t>
      </w:r>
      <w:r w:rsidRPr="00E634C6">
        <w:rPr>
          <w:rFonts w:ascii="Cambria" w:eastAsia="Cambria" w:hAnsi="Cambria" w:cs="Cambria"/>
          <w:i/>
          <w:lang w:val="en-US"/>
        </w:rPr>
        <w:t xml:space="preserve">d </w:t>
      </w:r>
      <w:r w:rsidRPr="00E634C6">
        <w:rPr>
          <w:lang w:val="en-US"/>
        </w:rPr>
        <w:t xml:space="preserve">from infrastructure increases. The </w:t>
      </w:r>
      <w:proofErr w:type="spellStart"/>
      <w:r w:rsidRPr="00E634C6">
        <w:rPr>
          <w:lang w:val="en-US"/>
        </w:rPr>
        <w:t>ZoI</w:t>
      </w:r>
      <w:proofErr w:type="spellEnd"/>
      <w:r w:rsidRPr="00E634C6">
        <w:rPr>
          <w:lang w:val="en-US"/>
        </w:rPr>
        <w:t xml:space="preserve"> is defined by its shape and radius </w:t>
      </w:r>
      <w:r w:rsidRPr="00E634C6">
        <w:rPr>
          <w:i/>
          <w:lang w:val="en-US"/>
        </w:rPr>
        <w:t>r</w:t>
      </w:r>
      <w:r w:rsidRPr="00E634C6">
        <w:rPr>
          <w:lang w:val="en-US"/>
        </w:rPr>
        <w:t xml:space="preserve">. The </w:t>
      </w:r>
      <w:proofErr w:type="spellStart"/>
      <w:r w:rsidRPr="00E634C6">
        <w:rPr>
          <w:lang w:val="en-US"/>
        </w:rPr>
        <w:t>ZoI</w:t>
      </w:r>
      <w:proofErr w:type="spellEnd"/>
      <w:r w:rsidRPr="00E634C6">
        <w:rPr>
          <w:lang w:val="en-US"/>
        </w:rPr>
        <w:t xml:space="preserve"> shape determines how </w:t>
      </w:r>
      <w:r>
        <w:rPr>
          <w:rFonts w:ascii="Cambria" w:eastAsia="Cambria" w:hAnsi="Cambria" w:cs="Cambria"/>
          <w:i/>
        </w:rPr>
        <w:t>ϕ</w:t>
      </w:r>
      <w:r w:rsidRPr="00E634C6">
        <w:rPr>
          <w:rFonts w:ascii="Cambria" w:eastAsia="Cambria" w:hAnsi="Cambria" w:cs="Cambria"/>
          <w:i/>
          <w:lang w:val="en-US"/>
        </w:rPr>
        <w:t xml:space="preserve"> </w:t>
      </w:r>
      <w:r w:rsidRPr="00E634C6">
        <w:rPr>
          <w:lang w:val="en-US"/>
        </w:rPr>
        <w:t xml:space="preserve">decreases with distance, or whether it is constant up to a threshold distance </w:t>
      </w:r>
      <w:r w:rsidRPr="00E634C6">
        <w:rPr>
          <w:rFonts w:ascii="Cambria" w:eastAsia="Cambria" w:hAnsi="Cambria" w:cs="Cambria"/>
          <w:i/>
          <w:lang w:val="en-US"/>
        </w:rPr>
        <w:t xml:space="preserve">r </w:t>
      </w:r>
      <w:r w:rsidRPr="00E634C6">
        <w:rPr>
          <w:lang w:val="en-US"/>
        </w:rPr>
        <w:t xml:space="preserve">(see Fig. 1A and Appendix A for examples). The </w:t>
      </w:r>
      <w:proofErr w:type="spellStart"/>
      <w:r w:rsidRPr="00E634C6">
        <w:rPr>
          <w:lang w:val="en-US"/>
        </w:rPr>
        <w:t>ZoI</w:t>
      </w:r>
      <w:proofErr w:type="spellEnd"/>
      <w:r w:rsidRPr="00E634C6">
        <w:rPr>
          <w:lang w:val="en-US"/>
        </w:rPr>
        <w:t xml:space="preserve"> radius </w:t>
      </w:r>
      <w:r w:rsidRPr="00E634C6">
        <w:rPr>
          <w:rFonts w:ascii="Cambria" w:eastAsia="Cambria" w:hAnsi="Cambria" w:cs="Cambria"/>
          <w:i/>
          <w:lang w:val="en-US"/>
        </w:rPr>
        <w:t xml:space="preserve">r </w:t>
      </w:r>
      <w:r w:rsidRPr="00E634C6">
        <w:rPr>
          <w:lang w:val="en-US"/>
        </w:rPr>
        <w:t>is the maximum distance from infrastructure where it affects a given biological response. For some shapes (</w:t>
      </w:r>
      <w:proofErr w:type="gramStart"/>
      <w:r w:rsidRPr="00E634C6">
        <w:rPr>
          <w:lang w:val="en-US"/>
        </w:rPr>
        <w:t>e.g.</w:t>
      </w:r>
      <w:proofErr w:type="gramEnd"/>
      <w:r w:rsidRPr="00E634C6">
        <w:rPr>
          <w:lang w:val="en-US"/>
        </w:rPr>
        <w:t xml:space="preserve"> threshold, linear decay) </w:t>
      </w:r>
      <w:r w:rsidRPr="00E634C6">
        <w:rPr>
          <w:rFonts w:ascii="Cambria" w:eastAsia="Cambria" w:hAnsi="Cambria" w:cs="Cambria"/>
          <w:i/>
          <w:lang w:val="en-US"/>
        </w:rPr>
        <w:t xml:space="preserve">r </w:t>
      </w:r>
      <w:r w:rsidRPr="00E634C6">
        <w:rPr>
          <w:lang w:val="en-US"/>
        </w:rPr>
        <w:t xml:space="preserve">is the distance at which </w:t>
      </w:r>
      <w:r>
        <w:rPr>
          <w:rFonts w:ascii="Cambria" w:eastAsia="Cambria" w:hAnsi="Cambria" w:cs="Cambria"/>
          <w:i/>
        </w:rPr>
        <w:t>ϕ</w:t>
      </w:r>
      <w:r w:rsidRPr="00E634C6">
        <w:rPr>
          <w:rFonts w:ascii="Cambria" w:eastAsia="Cambria" w:hAnsi="Cambria" w:cs="Cambria"/>
          <w:i/>
          <w:lang w:val="en-US"/>
        </w:rPr>
        <w:t xml:space="preserve"> </w:t>
      </w:r>
      <w:r w:rsidRPr="00E634C6">
        <w:rPr>
          <w:lang w:val="en-US"/>
        </w:rPr>
        <w:t>reaches zero (Fig. 1A). For non-vanishing functions (</w:t>
      </w:r>
      <w:proofErr w:type="gramStart"/>
      <w:r w:rsidRPr="00E634C6">
        <w:rPr>
          <w:lang w:val="en-US"/>
        </w:rPr>
        <w:t>e.g.</w:t>
      </w:r>
      <w:proofErr w:type="gramEnd"/>
      <w:r w:rsidRPr="00E634C6">
        <w:rPr>
          <w:lang w:val="en-US"/>
        </w:rPr>
        <w:t xml:space="preserve"> Gaussian decay), a cutoff must be set to define </w:t>
      </w:r>
      <w:r w:rsidRPr="00E634C6">
        <w:rPr>
          <w:rFonts w:ascii="Cambria" w:eastAsia="Cambria" w:hAnsi="Cambria" w:cs="Cambria"/>
          <w:i/>
          <w:lang w:val="en-US"/>
        </w:rPr>
        <w:t xml:space="preserve">r </w:t>
      </w:r>
      <w:r w:rsidRPr="00E634C6">
        <w:rPr>
          <w:lang w:val="en-US"/>
        </w:rPr>
        <w:t xml:space="preserve">– e.g. the minimal distance where </w:t>
      </w:r>
      <w:r>
        <w:rPr>
          <w:rFonts w:ascii="Cambria" w:eastAsia="Cambria" w:hAnsi="Cambria" w:cs="Cambria"/>
          <w:i/>
        </w:rPr>
        <w:t>ϕ</w:t>
      </w:r>
      <w:r w:rsidRPr="00E634C6">
        <w:rPr>
          <w:rFonts w:ascii="Cambria" w:eastAsia="Cambria" w:hAnsi="Cambria" w:cs="Cambria"/>
          <w:i/>
          <w:lang w:val="en-US"/>
        </w:rPr>
        <w:t xml:space="preserve"> </w:t>
      </w:r>
      <w:r w:rsidRPr="00E634C6">
        <w:rPr>
          <w:lang w:val="en-US"/>
        </w:rPr>
        <w:t xml:space="preserve">is below 0.05. While in landscape ecology the </w:t>
      </w:r>
      <w:proofErr w:type="spellStart"/>
      <w:r w:rsidRPr="00E634C6">
        <w:rPr>
          <w:lang w:val="en-US"/>
        </w:rPr>
        <w:t>ZoI</w:t>
      </w:r>
      <w:proofErr w:type="spellEnd"/>
      <w:r w:rsidRPr="00E634C6">
        <w:rPr>
          <w:lang w:val="en-US"/>
        </w:rPr>
        <w:t xml:space="preserve"> radius is often called the </w:t>
      </w:r>
      <w:r w:rsidRPr="00E634C6">
        <w:rPr>
          <w:i/>
          <w:lang w:val="en-US"/>
        </w:rPr>
        <w:t xml:space="preserve">scale of effect </w:t>
      </w:r>
      <w:r w:rsidRPr="00E634C6">
        <w:rPr>
          <w:lang w:val="en-US"/>
        </w:rPr>
        <w:t>(</w:t>
      </w:r>
      <w:proofErr w:type="gramStart"/>
      <w:r w:rsidRPr="00E634C6">
        <w:rPr>
          <w:lang w:val="en-US"/>
        </w:rPr>
        <w:t>e.g.</w:t>
      </w:r>
      <w:proofErr w:type="gramEnd"/>
      <w:r w:rsidRPr="00E634C6">
        <w:rPr>
          <w:lang w:val="en-US"/>
        </w:rPr>
        <w:t xml:space="preserve"> Jackson &amp; </w:t>
      </w:r>
      <w:proofErr w:type="spellStart"/>
      <w:r w:rsidRPr="00E634C6">
        <w:rPr>
          <w:lang w:val="en-US"/>
        </w:rPr>
        <w:t>Fahrig</w:t>
      </w:r>
      <w:proofErr w:type="spellEnd"/>
      <w:r w:rsidRPr="00E634C6">
        <w:rPr>
          <w:lang w:val="en-US"/>
        </w:rPr>
        <w:t xml:space="preserve">, 2015), we use the term </w:t>
      </w:r>
      <w:proofErr w:type="spellStart"/>
      <w:r w:rsidRPr="00E634C6">
        <w:rPr>
          <w:lang w:val="en-US"/>
        </w:rPr>
        <w:t>ZoI</w:t>
      </w:r>
      <w:proofErr w:type="spellEnd"/>
      <w:r w:rsidRPr="00E634C6">
        <w:rPr>
          <w:lang w:val="en-US"/>
        </w:rPr>
        <w:t xml:space="preserve"> to avoid confusion from different definitions of </w:t>
      </w:r>
      <w:r w:rsidRPr="00E634C6">
        <w:rPr>
          <w:i/>
          <w:lang w:val="en-US"/>
        </w:rPr>
        <w:t>scale</w:t>
      </w:r>
      <w:r w:rsidRPr="00E634C6">
        <w:rPr>
          <w:lang w:val="en-US"/>
        </w:rPr>
        <w:t>.</w:t>
      </w:r>
    </w:p>
    <w:p w14:paraId="637CD69C" w14:textId="77777777" w:rsidR="00D33022" w:rsidRPr="00E634C6" w:rsidRDefault="00341556">
      <w:pPr>
        <w:ind w:left="498" w:right="0" w:hanging="498"/>
        <w:rPr>
          <w:lang w:val="en-US"/>
        </w:rPr>
      </w:pPr>
      <w:proofErr w:type="spellStart"/>
      <w:r w:rsidRPr="00E634C6">
        <w:rPr>
          <w:lang w:val="en-US"/>
        </w:rPr>
        <w:t>ZoI</w:t>
      </w:r>
      <w:proofErr w:type="spellEnd"/>
      <w:r w:rsidRPr="00E634C6">
        <w:rPr>
          <w:lang w:val="en-US"/>
        </w:rPr>
        <w:t xml:space="preserve"> metrics When multiple features of an infrastructure are present, we can compute two </w:t>
      </w:r>
      <w:proofErr w:type="spellStart"/>
      <w:r w:rsidRPr="00E634C6">
        <w:rPr>
          <w:lang w:val="en-US"/>
        </w:rPr>
        <w:t>ZoI</w:t>
      </w:r>
      <w:proofErr w:type="spellEnd"/>
      <w:r w:rsidRPr="00E634C6">
        <w:rPr>
          <w:lang w:val="en-US"/>
        </w:rPr>
        <w:t xml:space="preserve"> metrics: the </w:t>
      </w:r>
      <w:proofErr w:type="spellStart"/>
      <w:r w:rsidRPr="00E634C6">
        <w:rPr>
          <w:lang w:val="en-US"/>
        </w:rPr>
        <w:t>ZoI</w:t>
      </w:r>
      <w:proofErr w:type="spellEnd"/>
      <w:r w:rsidRPr="00E634C6">
        <w:rPr>
          <w:lang w:val="en-US"/>
        </w:rPr>
        <w:t xml:space="preserve"> of the nearest feature only (</w:t>
      </w:r>
      <w:r>
        <w:rPr>
          <w:rFonts w:ascii="Cambria" w:eastAsia="Cambria" w:hAnsi="Cambria" w:cs="Cambria"/>
          <w:i/>
        </w:rPr>
        <w:t>ϕ</w:t>
      </w:r>
      <w:r w:rsidRPr="00E634C6">
        <w:rPr>
          <w:rFonts w:ascii="Cambria" w:eastAsia="Cambria" w:hAnsi="Cambria" w:cs="Cambria"/>
          <w:i/>
          <w:vertAlign w:val="subscript"/>
          <w:lang w:val="en-US"/>
        </w:rPr>
        <w:t>nearest</w:t>
      </w:r>
      <w:r w:rsidRPr="00E634C6">
        <w:rPr>
          <w:lang w:val="en-US"/>
        </w:rPr>
        <w:t xml:space="preserve">, eq. 4) and the cumulative </w:t>
      </w:r>
      <w:proofErr w:type="spellStart"/>
      <w:r w:rsidRPr="00E634C6">
        <w:rPr>
          <w:lang w:val="en-US"/>
        </w:rPr>
        <w:t>ZoI</w:t>
      </w:r>
      <w:proofErr w:type="spellEnd"/>
      <w:r w:rsidRPr="00E634C6">
        <w:rPr>
          <w:lang w:val="en-US"/>
        </w:rPr>
        <w:t xml:space="preserve"> of multiple features (</w:t>
      </w:r>
      <w:r>
        <w:rPr>
          <w:rFonts w:ascii="Cambria" w:eastAsia="Cambria" w:hAnsi="Cambria" w:cs="Cambria"/>
          <w:i/>
        </w:rPr>
        <w:t>ϕ</w:t>
      </w:r>
      <w:r w:rsidRPr="00E634C6">
        <w:rPr>
          <w:rFonts w:ascii="Cambria" w:eastAsia="Cambria" w:hAnsi="Cambria" w:cs="Cambria"/>
          <w:i/>
          <w:vertAlign w:val="subscript"/>
          <w:lang w:val="en-US"/>
        </w:rPr>
        <w:t>cumulative</w:t>
      </w:r>
      <w:r w:rsidRPr="00E634C6">
        <w:rPr>
          <w:lang w:val="en-US"/>
        </w:rPr>
        <w:t xml:space="preserve">, eq. 5), which is the sum of each </w:t>
      </w:r>
      <w:proofErr w:type="gramStart"/>
      <w:r w:rsidRPr="00E634C6">
        <w:rPr>
          <w:lang w:val="en-US"/>
        </w:rPr>
        <w:t>features</w:t>
      </w:r>
      <w:proofErr w:type="gramEnd"/>
      <w:r w:rsidRPr="00E634C6">
        <w:rPr>
          <w:lang w:val="en-US"/>
        </w:rPr>
        <w:t xml:space="preserve"> </w:t>
      </w:r>
      <w:proofErr w:type="spellStart"/>
      <w:r w:rsidRPr="00E634C6">
        <w:rPr>
          <w:lang w:val="en-US"/>
        </w:rPr>
        <w:t>ZoI</w:t>
      </w:r>
      <w:proofErr w:type="spellEnd"/>
      <w:r w:rsidRPr="00E634C6">
        <w:rPr>
          <w:lang w:val="en-US"/>
        </w:rPr>
        <w:t xml:space="preserve"> (Fig. 1B).</w:t>
      </w:r>
    </w:p>
    <w:p w14:paraId="4741FB5C" w14:textId="77777777" w:rsidR="00D33022" w:rsidRPr="00E634C6" w:rsidRDefault="00341556">
      <w:pPr>
        <w:pStyle w:val="Heading1"/>
        <w:tabs>
          <w:tab w:val="center" w:pos="1029"/>
          <w:tab w:val="center" w:pos="4889"/>
        </w:tabs>
        <w:ind w:left="0" w:firstLine="0"/>
        <w:rPr>
          <w:lang w:val="en-US"/>
        </w:rPr>
      </w:pPr>
      <w:r w:rsidRPr="00E634C6">
        <w:rPr>
          <w:sz w:val="22"/>
          <w:lang w:val="en-US"/>
        </w:rPr>
        <w:lastRenderedPageBreak/>
        <w:tab/>
      </w:r>
      <w:r w:rsidRPr="00E634C6">
        <w:rPr>
          <w:lang w:val="en-US"/>
        </w:rPr>
        <w:t>2</w:t>
      </w:r>
      <w:r w:rsidRPr="00E634C6">
        <w:rPr>
          <w:lang w:val="en-US"/>
        </w:rPr>
        <w:tab/>
        <w:t xml:space="preserve">Defining cumulative impact and </w:t>
      </w:r>
      <w:proofErr w:type="spellStart"/>
      <w:r w:rsidRPr="00E634C6">
        <w:rPr>
          <w:lang w:val="en-US"/>
        </w:rPr>
        <w:t>ZoI</w:t>
      </w:r>
      <w:proofErr w:type="spellEnd"/>
      <w:r w:rsidRPr="00E634C6">
        <w:rPr>
          <w:lang w:val="en-US"/>
        </w:rPr>
        <w:t xml:space="preserve"> for multiple features</w:t>
      </w:r>
    </w:p>
    <w:p w14:paraId="4954C659" w14:textId="3B77F54A" w:rsidR="00D33022" w:rsidRPr="00E634C6" w:rsidRDefault="00341556">
      <w:pPr>
        <w:spacing w:after="604"/>
        <w:ind w:left="952" w:right="942"/>
        <w:rPr>
          <w:lang w:val="en-US"/>
        </w:rPr>
      </w:pPr>
      <w:r w:rsidRPr="00E634C6">
        <w:rPr>
          <w:lang w:val="en-US"/>
        </w:rPr>
        <w:t xml:space="preserve">We first derive a measure for the impact of multiple features of an infrastructure type, </w:t>
      </w:r>
      <w:proofErr w:type="gramStart"/>
      <w:r w:rsidRPr="00E634C6">
        <w:rPr>
          <w:lang w:val="en-US"/>
        </w:rPr>
        <w:t>e.g.</w:t>
      </w:r>
      <w:proofErr w:type="gramEnd"/>
      <w:r w:rsidRPr="00E634C6">
        <w:rPr>
          <w:lang w:val="en-US"/>
        </w:rPr>
        <w:t xml:space="preserve"> roads or houses, on biological response variables. To illustrate this, we use habitat selection analysis, where the aim is to discriminate </w:t>
      </w:r>
      <w:proofErr w:type="gramStart"/>
      <w:r w:rsidRPr="00E634C6">
        <w:rPr>
          <w:lang w:val="en-US"/>
        </w:rPr>
        <w:t>which</w:t>
      </w:r>
      <w:proofErr w:type="gramEnd"/>
      <w:r w:rsidRPr="00E634C6">
        <w:rPr>
          <w:lang w:val="en-US"/>
        </w:rPr>
        <w:t xml:space="preserve"> environmental conditions are selected or avoided by animals. This is based on ecological data such as species occurrence or movement data and use-availability designs (</w:t>
      </w:r>
      <w:proofErr w:type="spellStart"/>
      <w:r w:rsidRPr="00E634C6">
        <w:rPr>
          <w:lang w:val="en-US"/>
        </w:rPr>
        <w:t>Fieberg</w:t>
      </w:r>
      <w:proofErr w:type="spellEnd"/>
      <w:r w:rsidRPr="00E634C6">
        <w:rPr>
          <w:lang w:val="en-US"/>
        </w:rPr>
        <w:t xml:space="preserve"> </w:t>
      </w:r>
      <w:r w:rsidRPr="00E634C6">
        <w:rPr>
          <w:i/>
          <w:lang w:val="en-US"/>
        </w:rPr>
        <w:t>et al.</w:t>
      </w:r>
      <w:r w:rsidRPr="00E634C6">
        <w:rPr>
          <w:lang w:val="en-US"/>
        </w:rPr>
        <w:t xml:space="preserve">, 2021). The main element in habitat selection approaches is the habitat selection function (HSF) </w:t>
      </w:r>
      <w:r w:rsidRPr="00E634C6">
        <w:rPr>
          <w:rFonts w:ascii="Cambria" w:eastAsia="Cambria" w:hAnsi="Cambria" w:cs="Cambria"/>
          <w:i/>
          <w:lang w:val="en-US"/>
        </w:rPr>
        <w:t>w</w:t>
      </w:r>
      <w:r w:rsidRPr="00E634C6">
        <w:rPr>
          <w:rFonts w:ascii="Cambria" w:eastAsia="Cambria" w:hAnsi="Cambria" w:cs="Cambria"/>
          <w:lang w:val="en-US"/>
        </w:rPr>
        <w:t>(</w:t>
      </w:r>
      <w:proofErr w:type="gramStart"/>
      <w:r w:rsidRPr="00E634C6">
        <w:rPr>
          <w:lang w:val="en-US"/>
        </w:rPr>
        <w:t>X</w:t>
      </w:r>
      <w:r w:rsidRPr="00E634C6">
        <w:rPr>
          <w:rFonts w:ascii="Cambria" w:eastAsia="Cambria" w:hAnsi="Cambria" w:cs="Cambria"/>
          <w:i/>
          <w:lang w:val="en-US"/>
        </w:rPr>
        <w:t>,</w:t>
      </w:r>
      <w:r w:rsidRPr="00E634C6">
        <w:rPr>
          <w:lang w:val="en-US"/>
        </w:rPr>
        <w:t>Z</w:t>
      </w:r>
      <w:proofErr w:type="gramEnd"/>
      <w:r w:rsidRPr="00E634C6">
        <w:rPr>
          <w:rFonts w:ascii="Cambria" w:eastAsia="Cambria" w:hAnsi="Cambria" w:cs="Cambria"/>
          <w:lang w:val="en-US"/>
        </w:rPr>
        <w:t>)</w:t>
      </w:r>
      <w:r w:rsidRPr="00E634C6">
        <w:rPr>
          <w:lang w:val="en-US"/>
        </w:rPr>
        <w:t xml:space="preserve">, a function proportional to the probability of selection of a given space resource unit, </w:t>
      </w:r>
      <w:del w:id="198" w:author="Audun Stien" w:date="2022-05-25T15:20:00Z">
        <w:r w:rsidRPr="00E634C6" w:rsidDel="00D621D3">
          <w:rPr>
            <w:lang w:val="en-US"/>
          </w:rPr>
          <w:delText xml:space="preserve">depending </w:delText>
        </w:r>
      </w:del>
      <w:ins w:id="199" w:author="Audun Stien" w:date="2022-05-25T15:20:00Z">
        <w:r w:rsidR="00CF2D05">
          <w:rPr>
            <w:lang w:val="en-US"/>
          </w:rPr>
          <w:t xml:space="preserve">and </w:t>
        </w:r>
        <w:r w:rsidR="00D621D3">
          <w:rPr>
            <w:lang w:val="en-US"/>
          </w:rPr>
          <w:t>estimated from</w:t>
        </w:r>
        <w:r w:rsidR="00D621D3" w:rsidRPr="00E634C6">
          <w:rPr>
            <w:lang w:val="en-US"/>
          </w:rPr>
          <w:t xml:space="preserve"> </w:t>
        </w:r>
      </w:ins>
      <w:del w:id="200" w:author="Audun Stien" w:date="2022-05-25T15:21:00Z">
        <w:r w:rsidRPr="00E634C6" w:rsidDel="00CF2D05">
          <w:rPr>
            <w:lang w:val="en-US"/>
          </w:rPr>
          <w:delText xml:space="preserve">on </w:delText>
        </w:r>
      </w:del>
      <w:r w:rsidRPr="00E634C6">
        <w:rPr>
          <w:lang w:val="en-US"/>
        </w:rPr>
        <w:t>the frequency of used and available resource units (</w:t>
      </w:r>
      <w:proofErr w:type="spellStart"/>
      <w:r w:rsidRPr="00E634C6">
        <w:rPr>
          <w:lang w:val="en-US"/>
        </w:rPr>
        <w:t>Thurfjell</w:t>
      </w:r>
      <w:proofErr w:type="spellEnd"/>
      <w:r w:rsidRPr="00E634C6">
        <w:rPr>
          <w:lang w:val="en-US"/>
        </w:rPr>
        <w:t xml:space="preserve"> </w:t>
      </w:r>
      <w:r w:rsidRPr="00E634C6">
        <w:rPr>
          <w:i/>
          <w:lang w:val="en-US"/>
        </w:rPr>
        <w:t>et al.</w:t>
      </w:r>
      <w:r w:rsidRPr="00E634C6">
        <w:rPr>
          <w:lang w:val="en-US"/>
        </w:rPr>
        <w:t xml:space="preserve">, 2014). The HSF </w:t>
      </w:r>
      <w:r w:rsidRPr="00E634C6">
        <w:rPr>
          <w:rFonts w:ascii="Cambria" w:eastAsia="Cambria" w:hAnsi="Cambria" w:cs="Cambria"/>
          <w:i/>
          <w:lang w:val="en-US"/>
        </w:rPr>
        <w:t>w</w:t>
      </w:r>
      <w:r w:rsidRPr="00E634C6">
        <w:rPr>
          <w:rFonts w:ascii="Cambria" w:eastAsia="Cambria" w:hAnsi="Cambria" w:cs="Cambria"/>
          <w:lang w:val="en-US"/>
        </w:rPr>
        <w:t>(</w:t>
      </w:r>
      <w:proofErr w:type="gramStart"/>
      <w:r w:rsidRPr="00E634C6">
        <w:rPr>
          <w:lang w:val="en-US"/>
        </w:rPr>
        <w:t>X</w:t>
      </w:r>
      <w:r w:rsidRPr="00E634C6">
        <w:rPr>
          <w:rFonts w:ascii="Cambria" w:eastAsia="Cambria" w:hAnsi="Cambria" w:cs="Cambria"/>
          <w:i/>
          <w:lang w:val="en-US"/>
        </w:rPr>
        <w:t>,</w:t>
      </w:r>
      <w:r w:rsidRPr="00E634C6">
        <w:rPr>
          <w:lang w:val="en-US"/>
        </w:rPr>
        <w:t>E</w:t>
      </w:r>
      <w:proofErr w:type="gramEnd"/>
      <w:r w:rsidRPr="00E634C6">
        <w:rPr>
          <w:rFonts w:ascii="Cambria" w:eastAsia="Cambria" w:hAnsi="Cambria" w:cs="Cambria"/>
          <w:lang w:val="en-US"/>
        </w:rPr>
        <w:t xml:space="preserve">) </w:t>
      </w:r>
      <w:r w:rsidRPr="00E634C6">
        <w:rPr>
          <w:lang w:val="en-US"/>
        </w:rPr>
        <w:t>is function of a matrix of spatial predictor variables</w:t>
      </w:r>
      <w:ins w:id="201" w:author="Audun Stien" w:date="2022-05-25T15:22:00Z">
        <w:r w:rsidR="00B7199B">
          <w:rPr>
            <w:lang w:val="en-US"/>
          </w:rPr>
          <w:t xml:space="preserve"> describing infrastructure</w:t>
        </w:r>
      </w:ins>
      <w:ins w:id="202" w:author="Audun Stien" w:date="2022-05-25T15:25:00Z">
        <w:r w:rsidR="00001980">
          <w:rPr>
            <w:lang w:val="en-US"/>
          </w:rPr>
          <w:t>,</w:t>
        </w:r>
      </w:ins>
      <w:r w:rsidRPr="00E634C6">
        <w:rPr>
          <w:lang w:val="en-US"/>
        </w:rPr>
        <w:t xml:space="preserve"> X</w:t>
      </w:r>
      <w:ins w:id="203" w:author="Audun Stien" w:date="2022-05-25T15:25:00Z">
        <w:r w:rsidR="00001980">
          <w:rPr>
            <w:lang w:val="en-US"/>
          </w:rPr>
          <w:t>,</w:t>
        </w:r>
      </w:ins>
      <w:r w:rsidRPr="00E634C6">
        <w:rPr>
          <w:lang w:val="en-US"/>
        </w:rPr>
        <w:t xml:space="preserve"> </w:t>
      </w:r>
      <w:del w:id="204" w:author="Audun Stien" w:date="2022-05-25T15:25:00Z">
        <w:r w:rsidRPr="00E634C6" w:rsidDel="00001980">
          <w:rPr>
            <w:rFonts w:ascii="Cambria" w:eastAsia="Cambria" w:hAnsi="Cambria" w:cs="Cambria"/>
            <w:lang w:val="en-US"/>
          </w:rPr>
          <w:delText xml:space="preserve">= </w:delText>
        </w:r>
        <w:r w:rsidRPr="00E634C6" w:rsidDel="00001980">
          <w:rPr>
            <w:rFonts w:ascii="Cambria" w:eastAsia="Cambria" w:hAnsi="Cambria" w:cs="Cambria"/>
            <w:i/>
            <w:lang w:val="en-US"/>
          </w:rPr>
          <w:delText>X</w:delText>
        </w:r>
        <w:r w:rsidRPr="00E634C6" w:rsidDel="00001980">
          <w:rPr>
            <w:rFonts w:ascii="Cambria" w:eastAsia="Cambria" w:hAnsi="Cambria" w:cs="Cambria"/>
            <w:vertAlign w:val="subscript"/>
            <w:lang w:val="en-US"/>
          </w:rPr>
          <w:delText>1</w:delText>
        </w:r>
        <w:r w:rsidRPr="00E634C6" w:rsidDel="00001980">
          <w:rPr>
            <w:rFonts w:ascii="Cambria" w:eastAsia="Cambria" w:hAnsi="Cambria" w:cs="Cambria"/>
            <w:i/>
            <w:lang w:val="en-US"/>
          </w:rPr>
          <w:delText>,X</w:delText>
        </w:r>
        <w:r w:rsidRPr="00E634C6" w:rsidDel="00001980">
          <w:rPr>
            <w:rFonts w:ascii="Cambria" w:eastAsia="Cambria" w:hAnsi="Cambria" w:cs="Cambria"/>
            <w:vertAlign w:val="subscript"/>
            <w:lang w:val="en-US"/>
          </w:rPr>
          <w:delText>2</w:delText>
        </w:r>
        <w:r w:rsidRPr="00E634C6" w:rsidDel="00001980">
          <w:rPr>
            <w:rFonts w:ascii="Cambria" w:eastAsia="Cambria" w:hAnsi="Cambria" w:cs="Cambria"/>
            <w:i/>
            <w:lang w:val="en-US"/>
          </w:rPr>
          <w:delText>,...,X</w:delText>
        </w:r>
        <w:r w:rsidRPr="00E634C6" w:rsidDel="00001980">
          <w:rPr>
            <w:rFonts w:ascii="Cambria" w:eastAsia="Cambria" w:hAnsi="Cambria" w:cs="Cambria"/>
            <w:i/>
            <w:vertAlign w:val="subscript"/>
            <w:lang w:val="en-US"/>
          </w:rPr>
          <w:delText xml:space="preserve">k </w:delText>
        </w:r>
      </w:del>
      <w:r w:rsidRPr="00E634C6">
        <w:rPr>
          <w:lang w:val="en-US"/>
        </w:rPr>
        <w:t xml:space="preserve">for which we want to estimate the </w:t>
      </w:r>
      <w:del w:id="205" w:author="Audun Stien" w:date="2022-05-25T15:22:00Z">
        <w:r w:rsidRPr="00E634C6" w:rsidDel="00B7199B">
          <w:rPr>
            <w:lang w:val="en-US"/>
          </w:rPr>
          <w:delText>ZoI</w:delText>
        </w:r>
      </w:del>
      <w:ins w:id="206" w:author="Audun Stien" w:date="2022-05-25T15:22:00Z">
        <w:r w:rsidR="00B7199B">
          <w:rPr>
            <w:lang w:val="en-US"/>
          </w:rPr>
          <w:t>impact</w:t>
        </w:r>
      </w:ins>
      <w:r w:rsidRPr="00E634C6">
        <w:rPr>
          <w:lang w:val="en-US"/>
        </w:rPr>
        <w:t xml:space="preserve">, and </w:t>
      </w:r>
      <w:del w:id="207" w:author="Audun Stien" w:date="2022-05-25T15:22:00Z">
        <w:r w:rsidRPr="00E634C6" w:rsidDel="00B7199B">
          <w:rPr>
            <w:lang w:val="en-US"/>
          </w:rPr>
          <w:delText xml:space="preserve">possibly </w:delText>
        </w:r>
      </w:del>
      <w:r w:rsidRPr="00E634C6">
        <w:rPr>
          <w:lang w:val="en-US"/>
        </w:rPr>
        <w:t xml:space="preserve">a matrix </w:t>
      </w:r>
      <w:del w:id="208" w:author="Audun Stien" w:date="2022-05-25T15:22:00Z">
        <w:r w:rsidRPr="00E634C6" w:rsidDel="00B7199B">
          <w:rPr>
            <w:lang w:val="en-US"/>
          </w:rPr>
          <w:delText xml:space="preserve">E </w:delText>
        </w:r>
      </w:del>
      <w:r w:rsidRPr="00E634C6">
        <w:rPr>
          <w:lang w:val="en-US"/>
        </w:rPr>
        <w:t>of other environmental variables</w:t>
      </w:r>
      <w:ins w:id="209" w:author="Audun Stien" w:date="2022-05-25T15:23:00Z">
        <w:r w:rsidR="00B7199B">
          <w:rPr>
            <w:lang w:val="en-US"/>
          </w:rPr>
          <w:t>, E</w:t>
        </w:r>
      </w:ins>
      <w:r w:rsidRPr="00E634C6">
        <w:rPr>
          <w:lang w:val="en-US"/>
        </w:rPr>
        <w:t xml:space="preserve"> (e.g. temperature</w:t>
      </w:r>
      <w:ins w:id="210" w:author="Audun Stien" w:date="2022-05-25T15:23:00Z">
        <w:r w:rsidR="00B7199B">
          <w:rPr>
            <w:lang w:val="en-US"/>
          </w:rPr>
          <w:t>, vegetation type, altitude and</w:t>
        </w:r>
        <w:r w:rsidR="008546F1">
          <w:rPr>
            <w:lang w:val="en-US"/>
          </w:rPr>
          <w:t>/or</w:t>
        </w:r>
        <w:r w:rsidR="00B7199B">
          <w:rPr>
            <w:lang w:val="en-US"/>
          </w:rPr>
          <w:t xml:space="preserve"> topography</w:t>
        </w:r>
      </w:ins>
      <w:r w:rsidRPr="00E634C6">
        <w:rPr>
          <w:lang w:val="en-US"/>
        </w:rPr>
        <w:t xml:space="preserve">). </w:t>
      </w:r>
      <w:del w:id="211" w:author="Audun Stien" w:date="2022-05-25T15:25:00Z">
        <w:r w:rsidRPr="00E634C6" w:rsidDel="00893E3E">
          <w:rPr>
            <w:lang w:val="en-US"/>
          </w:rPr>
          <w:delText xml:space="preserve">Here </w:delText>
        </w:r>
        <w:r w:rsidRPr="00E634C6" w:rsidDel="00893E3E">
          <w:rPr>
            <w:rFonts w:ascii="Cambria" w:eastAsia="Cambria" w:hAnsi="Cambria" w:cs="Cambria"/>
            <w:i/>
            <w:lang w:val="en-US"/>
          </w:rPr>
          <w:delText xml:space="preserve">k </w:delText>
        </w:r>
        <w:r w:rsidRPr="00E634C6" w:rsidDel="00893E3E">
          <w:rPr>
            <w:lang w:val="en-US"/>
          </w:rPr>
          <w:delText xml:space="preserve">corresponds to different types of infrastructure, but might also represent other spatial variables (e.g. land cover, amount of habitat). </w:delText>
        </w:r>
      </w:del>
      <w:r w:rsidRPr="00E634C6">
        <w:rPr>
          <w:lang w:val="en-US"/>
        </w:rPr>
        <w:t>In its parametric form, the HSF might be represented by</w:t>
      </w:r>
    </w:p>
    <w:p w14:paraId="544A1A93" w14:textId="77777777" w:rsidR="00D33022" w:rsidRPr="00E634C6" w:rsidRDefault="00341556">
      <w:pPr>
        <w:tabs>
          <w:tab w:val="center" w:pos="5187"/>
          <w:tab w:val="center" w:pos="9301"/>
        </w:tabs>
        <w:spacing w:after="570" w:line="259" w:lineRule="auto"/>
        <w:ind w:left="0" w:right="0" w:firstLine="0"/>
        <w:jc w:val="left"/>
        <w:rPr>
          <w:lang w:val="en-US"/>
        </w:rPr>
      </w:pPr>
      <w:r w:rsidRPr="00E634C6">
        <w:rPr>
          <w:sz w:val="22"/>
          <w:lang w:val="en-US"/>
        </w:rPr>
        <w:tab/>
      </w:r>
      <w:r w:rsidRPr="00E634C6">
        <w:rPr>
          <w:rFonts w:ascii="Cambria" w:eastAsia="Cambria" w:hAnsi="Cambria" w:cs="Cambria"/>
          <w:i/>
          <w:lang w:val="en-US"/>
        </w:rPr>
        <w:t>w</w:t>
      </w:r>
      <w:r w:rsidRPr="00E634C6">
        <w:rPr>
          <w:rFonts w:ascii="Cambria" w:eastAsia="Cambria" w:hAnsi="Cambria" w:cs="Cambria"/>
          <w:lang w:val="en-US"/>
        </w:rPr>
        <w:t>(</w:t>
      </w:r>
      <w:proofErr w:type="gramStart"/>
      <w:r w:rsidRPr="00E634C6">
        <w:rPr>
          <w:lang w:val="en-US"/>
        </w:rPr>
        <w:t>X</w:t>
      </w:r>
      <w:r w:rsidRPr="00E634C6">
        <w:rPr>
          <w:rFonts w:ascii="Cambria" w:eastAsia="Cambria" w:hAnsi="Cambria" w:cs="Cambria"/>
          <w:i/>
          <w:lang w:val="en-US"/>
        </w:rPr>
        <w:t>,</w:t>
      </w:r>
      <w:r w:rsidRPr="00E634C6">
        <w:rPr>
          <w:lang w:val="en-US"/>
        </w:rPr>
        <w:t>E</w:t>
      </w:r>
      <w:proofErr w:type="gramEnd"/>
      <w:r w:rsidRPr="00E634C6">
        <w:rPr>
          <w:rFonts w:ascii="Cambria" w:eastAsia="Cambria" w:hAnsi="Cambria" w:cs="Cambria"/>
          <w:lang w:val="en-US"/>
        </w:rPr>
        <w:t>) = exp(</w:t>
      </w:r>
      <w:r w:rsidRPr="00E634C6">
        <w:rPr>
          <w:lang w:val="en-US"/>
        </w:rPr>
        <w:t>X</w:t>
      </w:r>
      <w:r>
        <w:rPr>
          <w:rFonts w:ascii="Cambria" w:eastAsia="Cambria" w:hAnsi="Cambria" w:cs="Cambria"/>
          <w:i/>
        </w:rPr>
        <w:t>β</w:t>
      </w:r>
      <w:r w:rsidRPr="00E634C6">
        <w:rPr>
          <w:rFonts w:ascii="Cambria" w:eastAsia="Cambria" w:hAnsi="Cambria" w:cs="Cambria"/>
          <w:i/>
          <w:lang w:val="en-US"/>
        </w:rPr>
        <w:t xml:space="preserve"> </w:t>
      </w:r>
      <w:r w:rsidRPr="00E634C6">
        <w:rPr>
          <w:rFonts w:ascii="Cambria" w:eastAsia="Cambria" w:hAnsi="Cambria" w:cs="Cambria"/>
          <w:lang w:val="en-US"/>
        </w:rPr>
        <w:t xml:space="preserve">+ </w:t>
      </w:r>
      <w:r w:rsidRPr="00E634C6">
        <w:rPr>
          <w:lang w:val="en-US"/>
        </w:rPr>
        <w:t>E</w:t>
      </w:r>
      <w:r>
        <w:rPr>
          <w:rFonts w:ascii="Cambria" w:eastAsia="Cambria" w:hAnsi="Cambria" w:cs="Cambria"/>
          <w:i/>
        </w:rPr>
        <w:t>α</w:t>
      </w:r>
      <w:r w:rsidRPr="00E634C6">
        <w:rPr>
          <w:rFonts w:ascii="Cambria" w:eastAsia="Cambria" w:hAnsi="Cambria" w:cs="Cambria"/>
          <w:lang w:val="en-US"/>
        </w:rPr>
        <w:t>)</w:t>
      </w:r>
      <w:r w:rsidRPr="00E634C6">
        <w:rPr>
          <w:rFonts w:ascii="Cambria" w:eastAsia="Cambria" w:hAnsi="Cambria" w:cs="Cambria"/>
          <w:lang w:val="en-US"/>
        </w:rPr>
        <w:tab/>
      </w:r>
      <w:r w:rsidRPr="00E634C6">
        <w:rPr>
          <w:lang w:val="en-US"/>
        </w:rPr>
        <w:t>(1)</w:t>
      </w:r>
    </w:p>
    <w:p w14:paraId="39EA55DD" w14:textId="09AEBFA4" w:rsidR="00D33022" w:rsidRPr="00E634C6" w:rsidRDefault="00341556">
      <w:pPr>
        <w:spacing w:after="717"/>
        <w:ind w:left="952" w:right="942"/>
        <w:rPr>
          <w:lang w:val="en-US"/>
        </w:rPr>
      </w:pPr>
      <w:r w:rsidRPr="00E634C6">
        <w:rPr>
          <w:lang w:val="en-US"/>
        </w:rPr>
        <w:t xml:space="preserve">where </w:t>
      </w:r>
      <w:r>
        <w:rPr>
          <w:rFonts w:ascii="Cambria" w:eastAsia="Cambria" w:hAnsi="Cambria" w:cs="Cambria"/>
          <w:i/>
        </w:rPr>
        <w:t>β</w:t>
      </w:r>
      <w:r w:rsidRPr="00E634C6">
        <w:rPr>
          <w:rFonts w:ascii="Cambria" w:eastAsia="Cambria" w:hAnsi="Cambria" w:cs="Cambria"/>
          <w:i/>
          <w:lang w:val="en-US"/>
        </w:rPr>
        <w:t xml:space="preserve"> </w:t>
      </w:r>
      <w:r w:rsidRPr="00E634C6">
        <w:rPr>
          <w:lang w:val="en-US"/>
        </w:rPr>
        <w:t xml:space="preserve">and </w:t>
      </w:r>
      <w:r>
        <w:rPr>
          <w:rFonts w:ascii="Cambria" w:eastAsia="Cambria" w:hAnsi="Cambria" w:cs="Cambria"/>
          <w:i/>
        </w:rPr>
        <w:t>α</w:t>
      </w:r>
      <w:r w:rsidRPr="00E634C6">
        <w:rPr>
          <w:rFonts w:ascii="Cambria" w:eastAsia="Cambria" w:hAnsi="Cambria" w:cs="Cambria"/>
          <w:i/>
          <w:lang w:val="en-US"/>
        </w:rPr>
        <w:t xml:space="preserve"> </w:t>
      </w:r>
      <w:r w:rsidRPr="00E634C6">
        <w:rPr>
          <w:lang w:val="en-US"/>
        </w:rPr>
        <w:t xml:space="preserve">are vector of coefficients for X and E. </w:t>
      </w:r>
      <w:del w:id="212" w:author="Audun Stien" w:date="2022-05-25T15:27:00Z">
        <w:r w:rsidRPr="00E634C6" w:rsidDel="00062935">
          <w:rPr>
            <w:lang w:val="en-US"/>
          </w:rPr>
          <w:delText>We break down t</w:delText>
        </w:r>
      </w:del>
      <w:ins w:id="213" w:author="Audun Stien" w:date="2022-05-25T15:27:00Z">
        <w:r w:rsidR="00062935">
          <w:rPr>
            <w:lang w:val="en-US"/>
          </w:rPr>
          <w:t>T</w:t>
        </w:r>
      </w:ins>
      <w:r w:rsidRPr="00E634C6">
        <w:rPr>
          <w:lang w:val="en-US"/>
        </w:rPr>
        <w:t>he first term</w:t>
      </w:r>
      <w:ins w:id="214" w:author="Audun Stien" w:date="2022-05-25T15:27:00Z">
        <w:r w:rsidR="00062935">
          <w:rPr>
            <w:lang w:val="en-US"/>
          </w:rPr>
          <w:t xml:space="preserve"> can be written in </w:t>
        </w:r>
      </w:ins>
      <w:ins w:id="215" w:author="Audun Stien" w:date="2022-05-25T15:28:00Z">
        <w:r w:rsidR="00BF4CC4">
          <w:rPr>
            <w:lang w:val="en-US"/>
          </w:rPr>
          <w:t>vector form</w:t>
        </w:r>
      </w:ins>
    </w:p>
    <w:p w14:paraId="6DECDEAB" w14:textId="77777777" w:rsidR="00D33022" w:rsidRPr="00E634C6" w:rsidRDefault="00341556">
      <w:pPr>
        <w:tabs>
          <w:tab w:val="center" w:pos="3288"/>
          <w:tab w:val="center" w:pos="4826"/>
          <w:tab w:val="center" w:pos="9392"/>
        </w:tabs>
        <w:spacing w:after="0" w:line="259" w:lineRule="auto"/>
        <w:ind w:left="0" w:right="0" w:firstLine="0"/>
        <w:jc w:val="left"/>
        <w:rPr>
          <w:lang w:val="en-US"/>
        </w:rPr>
      </w:pPr>
      <w:r>
        <w:rPr>
          <w:noProof/>
        </w:rPr>
        <w:drawing>
          <wp:anchor distT="0" distB="0" distL="114300" distR="114300" simplePos="0" relativeHeight="251659264" behindDoc="0" locked="0" layoutInCell="1" allowOverlap="0" wp14:anchorId="41455FE7" wp14:editId="1D7D0360">
            <wp:simplePos x="0" y="0"/>
            <wp:positionH relativeFrom="column">
              <wp:posOffset>582423</wp:posOffset>
            </wp:positionH>
            <wp:positionV relativeFrom="paragraph">
              <wp:posOffset>-68975</wp:posOffset>
            </wp:positionV>
            <wp:extent cx="1027176" cy="539496"/>
            <wp:effectExtent l="0" t="0" r="0" b="0"/>
            <wp:wrapSquare wrapText="bothSides"/>
            <wp:docPr id="25207" name="Picture 25207"/>
            <wp:cNvGraphicFramePr/>
            <a:graphic xmlns:a="http://schemas.openxmlformats.org/drawingml/2006/main">
              <a:graphicData uri="http://schemas.openxmlformats.org/drawingml/2006/picture">
                <pic:pic xmlns:pic="http://schemas.openxmlformats.org/drawingml/2006/picture">
                  <pic:nvPicPr>
                    <pic:cNvPr id="25207" name="Picture 25207"/>
                    <pic:cNvPicPr/>
                  </pic:nvPicPr>
                  <pic:blipFill>
                    <a:blip r:embed="rId18"/>
                    <a:stretch>
                      <a:fillRect/>
                    </a:stretch>
                  </pic:blipFill>
                  <pic:spPr>
                    <a:xfrm>
                      <a:off x="0" y="0"/>
                      <a:ext cx="1027176" cy="539496"/>
                    </a:xfrm>
                    <a:prstGeom prst="rect">
                      <a:avLst/>
                    </a:prstGeom>
                  </pic:spPr>
                </pic:pic>
              </a:graphicData>
            </a:graphic>
          </wp:anchor>
        </w:drawing>
      </w:r>
      <w:r>
        <w:rPr>
          <w:noProof/>
        </w:rPr>
        <w:drawing>
          <wp:anchor distT="0" distB="0" distL="114300" distR="114300" simplePos="0" relativeHeight="251660288" behindDoc="0" locked="0" layoutInCell="1" allowOverlap="0" wp14:anchorId="5FF74746" wp14:editId="2C763A9F">
            <wp:simplePos x="0" y="0"/>
            <wp:positionH relativeFrom="column">
              <wp:posOffset>1903223</wp:posOffset>
            </wp:positionH>
            <wp:positionV relativeFrom="paragraph">
              <wp:posOffset>58024</wp:posOffset>
            </wp:positionV>
            <wp:extent cx="283464" cy="198120"/>
            <wp:effectExtent l="0" t="0" r="0" b="0"/>
            <wp:wrapSquare wrapText="bothSides"/>
            <wp:docPr id="25208" name="Picture 25208"/>
            <wp:cNvGraphicFramePr/>
            <a:graphic xmlns:a="http://schemas.openxmlformats.org/drawingml/2006/main">
              <a:graphicData uri="http://schemas.openxmlformats.org/drawingml/2006/picture">
                <pic:pic xmlns:pic="http://schemas.openxmlformats.org/drawingml/2006/picture">
                  <pic:nvPicPr>
                    <pic:cNvPr id="25208" name="Picture 25208"/>
                    <pic:cNvPicPr/>
                  </pic:nvPicPr>
                  <pic:blipFill>
                    <a:blip r:embed="rId19"/>
                    <a:stretch>
                      <a:fillRect/>
                    </a:stretch>
                  </pic:blipFill>
                  <pic:spPr>
                    <a:xfrm>
                      <a:off x="0" y="0"/>
                      <a:ext cx="283464" cy="198120"/>
                    </a:xfrm>
                    <a:prstGeom prst="rect">
                      <a:avLst/>
                    </a:prstGeom>
                  </pic:spPr>
                </pic:pic>
              </a:graphicData>
            </a:graphic>
          </wp:anchor>
        </w:drawing>
      </w:r>
      <w:r>
        <w:rPr>
          <w:noProof/>
        </w:rPr>
        <w:drawing>
          <wp:anchor distT="0" distB="0" distL="114300" distR="114300" simplePos="0" relativeHeight="251661312" behindDoc="0" locked="0" layoutInCell="1" allowOverlap="0" wp14:anchorId="4EB3B8B5" wp14:editId="5FC1D483">
            <wp:simplePos x="0" y="0"/>
            <wp:positionH relativeFrom="column">
              <wp:posOffset>2893823</wp:posOffset>
            </wp:positionH>
            <wp:positionV relativeFrom="paragraph">
              <wp:posOffset>58024</wp:posOffset>
            </wp:positionV>
            <wp:extent cx="286512" cy="198120"/>
            <wp:effectExtent l="0" t="0" r="0" b="0"/>
            <wp:wrapSquare wrapText="bothSides"/>
            <wp:docPr id="25209" name="Picture 25209"/>
            <wp:cNvGraphicFramePr/>
            <a:graphic xmlns:a="http://schemas.openxmlformats.org/drawingml/2006/main">
              <a:graphicData uri="http://schemas.openxmlformats.org/drawingml/2006/picture">
                <pic:pic xmlns:pic="http://schemas.openxmlformats.org/drawingml/2006/picture">
                  <pic:nvPicPr>
                    <pic:cNvPr id="25209" name="Picture 25209"/>
                    <pic:cNvPicPr/>
                  </pic:nvPicPr>
                  <pic:blipFill>
                    <a:blip r:embed="rId20"/>
                    <a:stretch>
                      <a:fillRect/>
                    </a:stretch>
                  </pic:blipFill>
                  <pic:spPr>
                    <a:xfrm>
                      <a:off x="0" y="0"/>
                      <a:ext cx="286512" cy="198120"/>
                    </a:xfrm>
                    <a:prstGeom prst="rect">
                      <a:avLst/>
                    </a:prstGeom>
                  </pic:spPr>
                </pic:pic>
              </a:graphicData>
            </a:graphic>
          </wp:anchor>
        </w:drawing>
      </w:r>
      <w:r>
        <w:rPr>
          <w:noProof/>
        </w:rPr>
        <w:drawing>
          <wp:anchor distT="0" distB="0" distL="114300" distR="114300" simplePos="0" relativeHeight="251662336" behindDoc="0" locked="0" layoutInCell="1" allowOverlap="0" wp14:anchorId="2A02A0D9" wp14:editId="41E176F4">
            <wp:simplePos x="0" y="0"/>
            <wp:positionH relativeFrom="column">
              <wp:posOffset>4087623</wp:posOffset>
            </wp:positionH>
            <wp:positionV relativeFrom="paragraph">
              <wp:posOffset>159624</wp:posOffset>
            </wp:positionV>
            <wp:extent cx="515112" cy="201168"/>
            <wp:effectExtent l="0" t="0" r="0" b="0"/>
            <wp:wrapSquare wrapText="bothSides"/>
            <wp:docPr id="25210" name="Picture 25210"/>
            <wp:cNvGraphicFramePr/>
            <a:graphic xmlns:a="http://schemas.openxmlformats.org/drawingml/2006/main">
              <a:graphicData uri="http://schemas.openxmlformats.org/drawingml/2006/picture">
                <pic:pic xmlns:pic="http://schemas.openxmlformats.org/drawingml/2006/picture">
                  <pic:nvPicPr>
                    <pic:cNvPr id="25210" name="Picture 25210"/>
                    <pic:cNvPicPr/>
                  </pic:nvPicPr>
                  <pic:blipFill>
                    <a:blip r:embed="rId21"/>
                    <a:stretch>
                      <a:fillRect/>
                    </a:stretch>
                  </pic:blipFill>
                  <pic:spPr>
                    <a:xfrm>
                      <a:off x="0" y="0"/>
                      <a:ext cx="515112" cy="201168"/>
                    </a:xfrm>
                    <a:prstGeom prst="rect">
                      <a:avLst/>
                    </a:prstGeom>
                  </pic:spPr>
                </pic:pic>
              </a:graphicData>
            </a:graphic>
          </wp:anchor>
        </w:drawing>
      </w:r>
      <w:r w:rsidRPr="00E634C6">
        <w:rPr>
          <w:sz w:val="22"/>
          <w:lang w:val="en-US"/>
        </w:rPr>
        <w:tab/>
      </w:r>
      <w:r w:rsidRPr="00E634C6">
        <w:rPr>
          <w:sz w:val="14"/>
          <w:lang w:val="en-US"/>
        </w:rPr>
        <w:t>A) Infrastructure type 1</w:t>
      </w:r>
      <w:r w:rsidRPr="00E634C6">
        <w:rPr>
          <w:sz w:val="14"/>
          <w:lang w:val="en-US"/>
        </w:rPr>
        <w:tab/>
        <w:t>B) Infrastructure type 2</w:t>
      </w:r>
      <w:r w:rsidRPr="00E634C6">
        <w:rPr>
          <w:sz w:val="14"/>
          <w:lang w:val="en-US"/>
        </w:rPr>
        <w:tab/>
        <w:t>C) Infrastructure type k</w:t>
      </w:r>
      <w:r>
        <w:rPr>
          <w:rFonts w:ascii="Cambria" w:eastAsia="Cambria" w:hAnsi="Cambria" w:cs="Cambria"/>
          <w:sz w:val="31"/>
          <w:vertAlign w:val="superscript"/>
        </w:rPr>
        <w:t></w:t>
      </w:r>
    </w:p>
    <w:p w14:paraId="332728BA" w14:textId="77777777" w:rsidR="00D33022" w:rsidRPr="008B5004" w:rsidRDefault="00341556">
      <w:pPr>
        <w:spacing w:after="0" w:line="259" w:lineRule="auto"/>
        <w:ind w:left="917" w:right="0" w:firstLine="0"/>
        <w:jc w:val="left"/>
        <w:rPr>
          <w:lang w:val="en-US"/>
          <w:rPrChange w:id="216" w:author="Audun Stien" w:date="2022-05-30T09:45:00Z">
            <w:rPr/>
          </w:rPrChange>
        </w:rPr>
      </w:pPr>
      <w:r w:rsidRPr="008B5004">
        <w:rPr>
          <w:rFonts w:ascii="Cambria" w:eastAsia="Cambria" w:hAnsi="Cambria" w:cs="Cambria"/>
          <w:lang w:val="en-US"/>
          <w:rPrChange w:id="217" w:author="Audun Stien" w:date="2022-05-30T09:45:00Z">
            <w:rPr>
              <w:rFonts w:ascii="Cambria" w:eastAsia="Cambria" w:hAnsi="Cambria" w:cs="Cambria"/>
            </w:rPr>
          </w:rPrChange>
        </w:rPr>
        <w:t>{{}|{</w:t>
      </w:r>
    </w:p>
    <w:p w14:paraId="005242EA" w14:textId="77777777" w:rsidR="00D33022" w:rsidRPr="008B5004" w:rsidRDefault="00341556">
      <w:pPr>
        <w:spacing w:after="0" w:line="259" w:lineRule="auto"/>
        <w:ind w:left="2997" w:right="238" w:firstLine="0"/>
        <w:jc w:val="right"/>
        <w:rPr>
          <w:lang w:val="en-US"/>
          <w:rPrChange w:id="218" w:author="Audun Stien" w:date="2022-05-30T09:45:00Z">
            <w:rPr/>
          </w:rPrChange>
        </w:rPr>
      </w:pPr>
      <w:r>
        <w:rPr>
          <w:noProof/>
          <w:sz w:val="22"/>
        </w:rPr>
        <mc:AlternateContent>
          <mc:Choice Requires="wpg">
            <w:drawing>
              <wp:anchor distT="0" distB="0" distL="114300" distR="114300" simplePos="0" relativeHeight="251663360" behindDoc="1" locked="0" layoutInCell="1" allowOverlap="1" wp14:anchorId="019D4B7B" wp14:editId="0A656330">
                <wp:simplePos x="0" y="0"/>
                <wp:positionH relativeFrom="column">
                  <wp:posOffset>5758422</wp:posOffset>
                </wp:positionH>
                <wp:positionV relativeFrom="paragraph">
                  <wp:posOffset>-55576</wp:posOffset>
                </wp:positionV>
                <wp:extent cx="292421" cy="177164"/>
                <wp:effectExtent l="0" t="0" r="0" b="0"/>
                <wp:wrapNone/>
                <wp:docPr id="20666" name="Group 20666"/>
                <wp:cNvGraphicFramePr/>
                <a:graphic xmlns:a="http://schemas.openxmlformats.org/drawingml/2006/main">
                  <a:graphicData uri="http://schemas.microsoft.com/office/word/2010/wordprocessingGroup">
                    <wpg:wgp>
                      <wpg:cNvGrpSpPr/>
                      <wpg:grpSpPr>
                        <a:xfrm>
                          <a:off x="0" y="0"/>
                          <a:ext cx="292421" cy="177164"/>
                          <a:chOff x="0" y="0"/>
                          <a:chExt cx="292421" cy="177164"/>
                        </a:xfrm>
                      </wpg:grpSpPr>
                      <wps:wsp>
                        <wps:cNvPr id="589" name="Rectangle 589"/>
                        <wps:cNvSpPr/>
                        <wps:spPr>
                          <a:xfrm>
                            <a:off x="0" y="10115"/>
                            <a:ext cx="75725" cy="107698"/>
                          </a:xfrm>
                          <a:prstGeom prst="rect">
                            <a:avLst/>
                          </a:prstGeom>
                          <a:ln>
                            <a:noFill/>
                          </a:ln>
                        </wps:spPr>
                        <wps:txbx>
                          <w:txbxContent>
                            <w:p w14:paraId="60A087A0" w14:textId="77777777" w:rsidR="00D33022" w:rsidRDefault="00341556">
                              <w:pPr>
                                <w:spacing w:after="160" w:line="259" w:lineRule="auto"/>
                                <w:ind w:left="0" w:right="0" w:firstLine="0"/>
                                <w:jc w:val="left"/>
                              </w:pPr>
                              <w:r>
                                <w:rPr>
                                  <w:rFonts w:ascii="Cambria" w:eastAsia="Cambria" w:hAnsi="Cambria" w:cs="Cambria"/>
                                </w:rPr>
                                <w:t>z</w:t>
                              </w:r>
                            </w:p>
                          </w:txbxContent>
                        </wps:txbx>
                        <wps:bodyPr horzOverflow="overflow" vert="horz" lIns="0" tIns="0" rIns="0" bIns="0" rtlCol="0">
                          <a:noAutofit/>
                        </wps:bodyPr>
                      </wps:wsp>
                      <wps:wsp>
                        <wps:cNvPr id="25524" name="Shape 25524"/>
                        <wps:cNvSpPr/>
                        <wps:spPr>
                          <a:xfrm>
                            <a:off x="56934" y="0"/>
                            <a:ext cx="36576" cy="15177"/>
                          </a:xfrm>
                          <a:custGeom>
                            <a:avLst/>
                            <a:gdLst/>
                            <a:ahLst/>
                            <a:cxnLst/>
                            <a:rect l="0" t="0" r="0" b="0"/>
                            <a:pathLst>
                              <a:path w="36576" h="15177">
                                <a:moveTo>
                                  <a:pt x="0" y="0"/>
                                </a:moveTo>
                                <a:lnTo>
                                  <a:pt x="36576" y="0"/>
                                </a:lnTo>
                                <a:lnTo>
                                  <a:pt x="36576" y="15177"/>
                                </a:lnTo>
                                <a:lnTo>
                                  <a:pt x="0" y="151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25" name="Shape 25525"/>
                        <wps:cNvSpPr/>
                        <wps:spPr>
                          <a:xfrm>
                            <a:off x="207378" y="0"/>
                            <a:ext cx="36576" cy="15177"/>
                          </a:xfrm>
                          <a:custGeom>
                            <a:avLst/>
                            <a:gdLst/>
                            <a:ahLst/>
                            <a:cxnLst/>
                            <a:rect l="0" t="0" r="0" b="0"/>
                            <a:pathLst>
                              <a:path w="36576" h="15177">
                                <a:moveTo>
                                  <a:pt x="0" y="0"/>
                                </a:moveTo>
                                <a:lnTo>
                                  <a:pt x="36576" y="0"/>
                                </a:lnTo>
                                <a:lnTo>
                                  <a:pt x="36576" y="15177"/>
                                </a:lnTo>
                                <a:lnTo>
                                  <a:pt x="0" y="151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 name="Rectangle 594"/>
                        <wps:cNvSpPr/>
                        <wps:spPr>
                          <a:xfrm>
                            <a:off x="0" y="53187"/>
                            <a:ext cx="95178" cy="149431"/>
                          </a:xfrm>
                          <a:prstGeom prst="rect">
                            <a:avLst/>
                          </a:prstGeom>
                          <a:ln>
                            <a:noFill/>
                          </a:ln>
                        </wps:spPr>
                        <wps:txbx>
                          <w:txbxContent>
                            <w:p w14:paraId="0E08E852" w14:textId="77777777" w:rsidR="00D33022" w:rsidRDefault="00341556">
                              <w:pPr>
                                <w:spacing w:after="160" w:line="259" w:lineRule="auto"/>
                                <w:ind w:left="0" w:right="0" w:firstLine="0"/>
                                <w:jc w:val="left"/>
                              </w:pPr>
                              <w:r>
                                <w:rPr>
                                  <w:rFonts w:ascii="Cambria" w:eastAsia="Cambria" w:hAnsi="Cambria" w:cs="Cambria"/>
                                  <w:i/>
                                </w:rPr>
                                <w:t>β</w:t>
                              </w:r>
                            </w:p>
                          </w:txbxContent>
                        </wps:txbx>
                        <wps:bodyPr horzOverflow="overflow" vert="horz" lIns="0" tIns="0" rIns="0" bIns="0" rtlCol="0">
                          <a:noAutofit/>
                        </wps:bodyPr>
                      </wps:wsp>
                      <wps:wsp>
                        <wps:cNvPr id="595" name="Rectangle 595"/>
                        <wps:cNvSpPr/>
                        <wps:spPr>
                          <a:xfrm>
                            <a:off x="71565" y="98516"/>
                            <a:ext cx="71537" cy="104601"/>
                          </a:xfrm>
                          <a:prstGeom prst="rect">
                            <a:avLst/>
                          </a:prstGeom>
                          <a:ln>
                            <a:noFill/>
                          </a:ln>
                        </wps:spPr>
                        <wps:txbx>
                          <w:txbxContent>
                            <w:p w14:paraId="5C324E84" w14:textId="77777777" w:rsidR="00D33022" w:rsidRDefault="00341556">
                              <w:pPr>
                                <w:spacing w:after="160" w:line="259" w:lineRule="auto"/>
                                <w:ind w:left="0" w:right="0" w:firstLine="0"/>
                                <w:jc w:val="left"/>
                              </w:pPr>
                              <w:r>
                                <w:rPr>
                                  <w:rFonts w:ascii="Cambria" w:eastAsia="Cambria" w:hAnsi="Cambria" w:cs="Cambria"/>
                                  <w:i/>
                                  <w:sz w:val="14"/>
                                </w:rPr>
                                <w:t>k</w:t>
                              </w:r>
                            </w:p>
                          </w:txbxContent>
                        </wps:txbx>
                        <wps:bodyPr horzOverflow="overflow" vert="horz" lIns="0" tIns="0" rIns="0" bIns="0" rtlCol="0">
                          <a:noAutofit/>
                        </wps:bodyPr>
                      </wps:wsp>
                      <wps:wsp>
                        <wps:cNvPr id="596" name="Rectangle 596"/>
                        <wps:cNvSpPr/>
                        <wps:spPr>
                          <a:xfrm>
                            <a:off x="133808" y="53187"/>
                            <a:ext cx="139419" cy="149431"/>
                          </a:xfrm>
                          <a:prstGeom prst="rect">
                            <a:avLst/>
                          </a:prstGeom>
                          <a:ln>
                            <a:noFill/>
                          </a:ln>
                        </wps:spPr>
                        <wps:txbx>
                          <w:txbxContent>
                            <w:p w14:paraId="0925FFB8" w14:textId="77777777" w:rsidR="00D33022" w:rsidRDefault="00341556">
                              <w:pPr>
                                <w:spacing w:after="160" w:line="259" w:lineRule="auto"/>
                                <w:ind w:left="0" w:right="0" w:firstLine="0"/>
                                <w:jc w:val="left"/>
                              </w:pPr>
                              <w:proofErr w:type="spellStart"/>
                              <w:r>
                                <w:rPr>
                                  <w:rFonts w:ascii="Cambria" w:eastAsia="Cambria" w:hAnsi="Cambria" w:cs="Cambria"/>
                                  <w:i/>
                                </w:rPr>
                                <w:t>X</w:t>
                              </w:r>
                              <w:proofErr w:type="spellEnd"/>
                            </w:p>
                          </w:txbxContent>
                        </wps:txbx>
                        <wps:bodyPr horzOverflow="overflow" vert="horz" lIns="0" tIns="0" rIns="0" bIns="0" rtlCol="0">
                          <a:noAutofit/>
                        </wps:bodyPr>
                      </wps:wsp>
                      <wps:wsp>
                        <wps:cNvPr id="597" name="Rectangle 597"/>
                        <wps:cNvSpPr/>
                        <wps:spPr>
                          <a:xfrm>
                            <a:off x="238634" y="98516"/>
                            <a:ext cx="71536" cy="104601"/>
                          </a:xfrm>
                          <a:prstGeom prst="rect">
                            <a:avLst/>
                          </a:prstGeom>
                          <a:ln>
                            <a:noFill/>
                          </a:ln>
                        </wps:spPr>
                        <wps:txbx>
                          <w:txbxContent>
                            <w:p w14:paraId="72EB814A" w14:textId="77777777" w:rsidR="00D33022" w:rsidRDefault="00341556">
                              <w:pPr>
                                <w:spacing w:after="160" w:line="259" w:lineRule="auto"/>
                                <w:ind w:left="0" w:right="0" w:firstLine="0"/>
                                <w:jc w:val="left"/>
                              </w:pPr>
                              <w:r>
                                <w:rPr>
                                  <w:rFonts w:ascii="Cambria" w:eastAsia="Cambria" w:hAnsi="Cambria" w:cs="Cambria"/>
                                  <w:i/>
                                  <w:sz w:val="14"/>
                                </w:rPr>
                                <w:t>k</w:t>
                              </w:r>
                            </w:p>
                          </w:txbxContent>
                        </wps:txbx>
                        <wps:bodyPr horzOverflow="overflow" vert="horz" lIns="0" tIns="0" rIns="0" bIns="0" rtlCol="0">
                          <a:noAutofit/>
                        </wps:bodyPr>
                      </wps:wsp>
                    </wpg:wgp>
                  </a:graphicData>
                </a:graphic>
              </wp:anchor>
            </w:drawing>
          </mc:Choice>
          <mc:Fallback>
            <w:pict>
              <v:group w14:anchorId="019D4B7B" id="Group 20666" o:spid="_x0000_s1026" style="position:absolute;left:0;text-align:left;margin-left:453.4pt;margin-top:-4.4pt;width:23.05pt;height:13.95pt;z-index:-251653120" coordsize="292421,17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">
                <v:rect id="Rectangle 589" o:spid="_x0000_s1027" style="position:absolute;top:10115;width:75725;height:107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60A087A0" w14:textId="77777777" w:rsidR="00D33022" w:rsidRDefault="00341556">
                        <w:pPr>
                          <w:spacing w:after="160" w:line="259" w:lineRule="auto"/>
                          <w:ind w:left="0" w:right="0" w:firstLine="0"/>
                          <w:jc w:val="left"/>
                        </w:pPr>
                        <w:r>
                          <w:rPr>
                            <w:rFonts w:ascii="Cambria" w:eastAsia="Cambria" w:hAnsi="Cambria" w:cs="Cambria"/>
                          </w:rPr>
                          <w:t>z</w:t>
                        </w:r>
                      </w:p>
                    </w:txbxContent>
                  </v:textbox>
                </v:rect>
                <v:shape id="Shape 25524" o:spid="_x0000_s1028" style="position:absolute;left:56934;width:36576;height:15177;visibility:visible;mso-wrap-style:square;v-text-anchor:top" coordsize="36576,1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" path="m,l36576,r,15177l,15177,,e" fillcolor="black" stroked="f" strokeweight="0">
                  <v:stroke miterlimit="83231f" joinstyle="miter"/>
                  <v:path arrowok="t" textboxrect="0,0,36576,15177"/>
                </v:shape>
                <v:shape id="Shape 25525" o:spid="_x0000_s1029" style="position:absolute;left:207378;width:36576;height:15177;visibility:visible;mso-wrap-style:square;v-text-anchor:top" coordsize="36576,1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" path="m,l36576,r,15177l,15177,,e" fillcolor="black" stroked="f" strokeweight="0">
                  <v:stroke miterlimit="83231f" joinstyle="miter"/>
                  <v:path arrowok="t" textboxrect="0,0,36576,15177"/>
                </v:shape>
                <v:rect id="Rectangle 594" o:spid="_x0000_s1030" style="position:absolute;top:53187;width:95178;height:14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0E08E852" w14:textId="77777777" w:rsidR="00D33022" w:rsidRDefault="00341556">
                        <w:pPr>
                          <w:spacing w:after="160" w:line="259" w:lineRule="auto"/>
                          <w:ind w:left="0" w:right="0" w:firstLine="0"/>
                          <w:jc w:val="left"/>
                        </w:pPr>
                        <w:r>
                          <w:rPr>
                            <w:rFonts w:ascii="Cambria" w:eastAsia="Cambria" w:hAnsi="Cambria" w:cs="Cambria"/>
                            <w:i/>
                          </w:rPr>
                          <w:t>β</w:t>
                        </w:r>
                      </w:p>
                    </w:txbxContent>
                  </v:textbox>
                </v:rect>
                <v:rect id="Rectangle 595" o:spid="_x0000_s1031" style="position:absolute;left:71565;top:98516;width:71537;height:10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5C324E84" w14:textId="77777777" w:rsidR="00D33022" w:rsidRDefault="00341556">
                        <w:pPr>
                          <w:spacing w:after="160" w:line="259" w:lineRule="auto"/>
                          <w:ind w:left="0" w:right="0" w:firstLine="0"/>
                          <w:jc w:val="left"/>
                        </w:pPr>
                        <w:r>
                          <w:rPr>
                            <w:rFonts w:ascii="Cambria" w:eastAsia="Cambria" w:hAnsi="Cambria" w:cs="Cambria"/>
                            <w:i/>
                            <w:sz w:val="14"/>
                          </w:rPr>
                          <w:t>k</w:t>
                        </w:r>
                      </w:p>
                    </w:txbxContent>
                  </v:textbox>
                </v:rect>
                <v:rect id="Rectangle 596" o:spid="_x0000_s1032" style="position:absolute;left:133808;top:53187;width:139419;height:14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0925FFB8" w14:textId="77777777" w:rsidR="00D33022" w:rsidRDefault="00341556">
                        <w:pPr>
                          <w:spacing w:after="160" w:line="259" w:lineRule="auto"/>
                          <w:ind w:left="0" w:right="0" w:firstLine="0"/>
                          <w:jc w:val="left"/>
                        </w:pPr>
                        <w:proofErr w:type="spellStart"/>
                        <w:r>
                          <w:rPr>
                            <w:rFonts w:ascii="Cambria" w:eastAsia="Cambria" w:hAnsi="Cambria" w:cs="Cambria"/>
                            <w:i/>
                          </w:rPr>
                          <w:t>X</w:t>
                        </w:r>
                        <w:proofErr w:type="spellEnd"/>
                      </w:p>
                    </w:txbxContent>
                  </v:textbox>
                </v:rect>
                <v:rect id="Rectangle 597" o:spid="_x0000_s1033" style="position:absolute;left:238634;top:98516;width:71536;height:10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72EB814A" w14:textId="77777777" w:rsidR="00D33022" w:rsidRDefault="00341556">
                        <w:pPr>
                          <w:spacing w:after="160" w:line="259" w:lineRule="auto"/>
                          <w:ind w:left="0" w:right="0" w:firstLine="0"/>
                          <w:jc w:val="left"/>
                        </w:pPr>
                        <w:r>
                          <w:rPr>
                            <w:rFonts w:ascii="Cambria" w:eastAsia="Cambria" w:hAnsi="Cambria" w:cs="Cambria"/>
                            <w:i/>
                            <w:sz w:val="14"/>
                          </w:rPr>
                          <w:t>k</w:t>
                        </w:r>
                      </w:p>
                    </w:txbxContent>
                  </v:textbox>
                </v:rect>
              </v:group>
            </w:pict>
          </mc:Fallback>
        </mc:AlternateContent>
      </w:r>
      <w:r w:rsidRPr="008B5004">
        <w:rPr>
          <w:rFonts w:ascii="Cambria" w:eastAsia="Cambria" w:hAnsi="Cambria" w:cs="Cambria"/>
          <w:lang w:val="en-US"/>
          <w:rPrChange w:id="219" w:author="Audun Stien" w:date="2022-05-30T09:45:00Z">
            <w:rPr>
              <w:rFonts w:ascii="Cambria" w:eastAsia="Cambria" w:hAnsi="Cambria" w:cs="Cambria"/>
            </w:rPr>
          </w:rPrChange>
        </w:rPr>
        <w:t>+++</w:t>
      </w:r>
      <w:r w:rsidRPr="008B5004">
        <w:rPr>
          <w:rFonts w:ascii="Cambria" w:eastAsia="Cambria" w:hAnsi="Cambria" w:cs="Cambria"/>
          <w:i/>
          <w:lang w:val="en-US"/>
          <w:rPrChange w:id="220" w:author="Audun Stien" w:date="2022-05-30T09:45:00Z">
            <w:rPr>
              <w:rFonts w:ascii="Cambria" w:eastAsia="Cambria" w:hAnsi="Cambria" w:cs="Cambria"/>
              <w:i/>
            </w:rPr>
          </w:rPrChange>
        </w:rPr>
        <w:t xml:space="preserve">... </w:t>
      </w:r>
      <w:r w:rsidRPr="008B5004">
        <w:rPr>
          <w:rFonts w:ascii="Cambria" w:eastAsia="Cambria" w:hAnsi="Cambria" w:cs="Cambria"/>
          <w:lang w:val="en-US"/>
          <w:rPrChange w:id="221" w:author="Audun Stien" w:date="2022-05-30T09:45:00Z">
            <w:rPr>
              <w:rFonts w:ascii="Cambria" w:eastAsia="Cambria" w:hAnsi="Cambria" w:cs="Cambria"/>
            </w:rPr>
          </w:rPrChange>
        </w:rPr>
        <w:t>+</w:t>
      </w:r>
      <w:r>
        <w:rPr>
          <w:rFonts w:ascii="Cambria" w:eastAsia="Cambria" w:hAnsi="Cambria" w:cs="Cambria"/>
        </w:rPr>
        <w:t></w:t>
      </w:r>
    </w:p>
    <w:p w14:paraId="6EDDA83A" w14:textId="77777777" w:rsidR="00D33022" w:rsidRPr="00E634C6" w:rsidRDefault="00341556">
      <w:pPr>
        <w:spacing w:after="39" w:line="259" w:lineRule="auto"/>
        <w:ind w:left="6437" w:right="238" w:firstLine="0"/>
        <w:jc w:val="right"/>
        <w:rPr>
          <w:lang w:val="en-US"/>
        </w:rPr>
      </w:pPr>
      <w:r>
        <w:rPr>
          <w:rFonts w:ascii="Cambria" w:eastAsia="Cambria" w:hAnsi="Cambria" w:cs="Cambria"/>
        </w:rPr>
        <w:t></w:t>
      </w:r>
    </w:p>
    <w:p w14:paraId="488BB321" w14:textId="77777777" w:rsidR="00D33022" w:rsidRPr="00E634C6" w:rsidRDefault="00341556">
      <w:pPr>
        <w:spacing w:after="30" w:line="259" w:lineRule="auto"/>
        <w:ind w:left="917" w:right="0" w:firstLine="0"/>
        <w:jc w:val="center"/>
        <w:rPr>
          <w:lang w:val="en-US"/>
        </w:rPr>
      </w:pPr>
      <w:r w:rsidRPr="00E634C6">
        <w:rPr>
          <w:sz w:val="14"/>
          <w:lang w:val="en-US"/>
        </w:rPr>
        <w:t>D) Interaction infrastructure types 1 and 2</w:t>
      </w:r>
    </w:p>
    <w:p w14:paraId="3263DD2B" w14:textId="77777777" w:rsidR="00D33022" w:rsidRPr="00E634C6" w:rsidRDefault="00341556">
      <w:pPr>
        <w:spacing w:after="367" w:line="265" w:lineRule="auto"/>
        <w:ind w:left="10" w:right="942"/>
        <w:jc w:val="right"/>
        <w:rPr>
          <w:lang w:val="en-US"/>
        </w:rPr>
      </w:pPr>
      <w:r w:rsidRPr="00E634C6">
        <w:rPr>
          <w:lang w:val="en-US"/>
        </w:rPr>
        <w:t>(2)</w:t>
      </w:r>
    </w:p>
    <w:p w14:paraId="3C288ED7" w14:textId="4074B208" w:rsidR="00D33022" w:rsidRPr="00E634C6" w:rsidRDefault="00341556">
      <w:pPr>
        <w:spacing w:after="213"/>
        <w:ind w:left="952" w:right="942"/>
        <w:rPr>
          <w:lang w:val="en-US"/>
        </w:rPr>
      </w:pPr>
      <w:r w:rsidRPr="00E634C6">
        <w:rPr>
          <w:lang w:val="en-US"/>
        </w:rPr>
        <w:t xml:space="preserve">where we define each term </w:t>
      </w:r>
      <w:proofErr w:type="spellStart"/>
      <w:r w:rsidRPr="00E634C6">
        <w:rPr>
          <w:rFonts w:ascii="Cambria" w:eastAsia="Cambria" w:hAnsi="Cambria" w:cs="Cambria"/>
          <w:i/>
          <w:lang w:val="en-US"/>
        </w:rPr>
        <w:t>I</w:t>
      </w:r>
      <w:r w:rsidRPr="00E634C6">
        <w:rPr>
          <w:rFonts w:ascii="Cambria" w:eastAsia="Cambria" w:hAnsi="Cambria" w:cs="Cambria"/>
          <w:i/>
          <w:vertAlign w:val="subscript"/>
          <w:lang w:val="en-US"/>
        </w:rPr>
        <w:t>k</w:t>
      </w:r>
      <w:proofErr w:type="spellEnd"/>
      <w:r w:rsidRPr="00E634C6">
        <w:rPr>
          <w:rFonts w:ascii="Cambria" w:eastAsia="Cambria" w:hAnsi="Cambria" w:cs="Cambria"/>
          <w:i/>
          <w:vertAlign w:val="subscript"/>
          <w:lang w:val="en-US"/>
        </w:rPr>
        <w:t xml:space="preserve"> </w:t>
      </w:r>
      <w:r w:rsidRPr="00E634C6">
        <w:rPr>
          <w:rFonts w:ascii="Cambria" w:eastAsia="Cambria" w:hAnsi="Cambria" w:cs="Cambria"/>
          <w:lang w:val="en-US"/>
        </w:rPr>
        <w:t xml:space="preserve">= </w:t>
      </w:r>
      <w:r>
        <w:rPr>
          <w:rFonts w:ascii="Cambria" w:eastAsia="Cambria" w:hAnsi="Cambria" w:cs="Cambria"/>
          <w:i/>
        </w:rPr>
        <w:t>β</w:t>
      </w:r>
      <w:proofErr w:type="spellStart"/>
      <w:r w:rsidRPr="00E634C6">
        <w:rPr>
          <w:rFonts w:ascii="Cambria" w:eastAsia="Cambria" w:hAnsi="Cambria" w:cs="Cambria"/>
          <w:i/>
          <w:vertAlign w:val="subscript"/>
          <w:lang w:val="en-US"/>
        </w:rPr>
        <w:t>k</w:t>
      </w:r>
      <w:r w:rsidRPr="00E634C6">
        <w:rPr>
          <w:rFonts w:ascii="Cambria" w:eastAsia="Cambria" w:hAnsi="Cambria" w:cs="Cambria"/>
          <w:i/>
          <w:lang w:val="en-US"/>
        </w:rPr>
        <w:t>X</w:t>
      </w:r>
      <w:r w:rsidRPr="00E634C6">
        <w:rPr>
          <w:rFonts w:ascii="Cambria" w:eastAsia="Cambria" w:hAnsi="Cambria" w:cs="Cambria"/>
          <w:i/>
          <w:vertAlign w:val="subscript"/>
          <w:lang w:val="en-US"/>
        </w:rPr>
        <w:t>k</w:t>
      </w:r>
      <w:proofErr w:type="spellEnd"/>
      <w:r w:rsidRPr="00E634C6">
        <w:rPr>
          <w:rFonts w:ascii="Cambria" w:eastAsia="Cambria" w:hAnsi="Cambria" w:cs="Cambria"/>
          <w:i/>
          <w:vertAlign w:val="subscript"/>
          <w:lang w:val="en-US"/>
        </w:rPr>
        <w:t xml:space="preserve"> </w:t>
      </w:r>
      <w:r w:rsidRPr="00E634C6">
        <w:rPr>
          <w:lang w:val="en-US"/>
        </w:rPr>
        <w:t xml:space="preserve">as the </w:t>
      </w:r>
      <w:r w:rsidRPr="00E634C6">
        <w:rPr>
          <w:i/>
          <w:lang w:val="en-US"/>
        </w:rPr>
        <w:t xml:space="preserve">impact </w:t>
      </w:r>
      <w:r w:rsidRPr="00E634C6">
        <w:rPr>
          <w:lang w:val="en-US"/>
        </w:rPr>
        <w:t xml:space="preserve">of a given infrastructure of type </w:t>
      </w:r>
      <w:r w:rsidRPr="00E634C6">
        <w:rPr>
          <w:rFonts w:ascii="Cambria" w:eastAsia="Cambria" w:hAnsi="Cambria" w:cs="Cambria"/>
          <w:i/>
          <w:lang w:val="en-US"/>
        </w:rPr>
        <w:t>k</w:t>
      </w:r>
      <w:r w:rsidRPr="00E634C6">
        <w:rPr>
          <w:lang w:val="en-US"/>
        </w:rPr>
        <w:t xml:space="preserve">, </w:t>
      </w:r>
      <w:ins w:id="222" w:author="Audun Stien" w:date="2022-05-25T15:28:00Z">
        <w:r w:rsidR="00BF4CC4">
          <w:rPr>
            <w:lang w:val="en-US"/>
          </w:rPr>
          <w:t>where</w:t>
        </w:r>
      </w:ins>
      <w:del w:id="223" w:author="Audun Stien" w:date="2022-05-25T15:28:00Z">
        <w:r w:rsidRPr="00E634C6" w:rsidDel="00BF4CC4">
          <w:rPr>
            <w:lang w:val="en-US"/>
          </w:rPr>
          <w:delText>so that</w:delText>
        </w:r>
      </w:del>
      <w:r w:rsidRPr="00E634C6">
        <w:rPr>
          <w:lang w:val="en-US"/>
        </w:rPr>
        <w:t xml:space="preserve"> the impact </w:t>
      </w:r>
      <w:del w:id="224" w:author="Audun Stien" w:date="2022-05-25T15:28:00Z">
        <w:r w:rsidRPr="00E634C6" w:rsidDel="000B6991">
          <w:rPr>
            <w:lang w:val="en-US"/>
          </w:rPr>
          <w:delText>can be</w:delText>
        </w:r>
      </w:del>
      <w:ins w:id="225" w:author="Audun Stien" w:date="2022-05-25T15:28:00Z">
        <w:r w:rsidR="000B6991">
          <w:rPr>
            <w:lang w:val="en-US"/>
          </w:rPr>
          <w:t>is</w:t>
        </w:r>
      </w:ins>
      <w:r w:rsidRPr="00E634C6">
        <w:rPr>
          <w:lang w:val="en-US"/>
        </w:rPr>
        <w:t xml:space="preserve"> decomposed into its effect size </w:t>
      </w:r>
      <w:r>
        <w:rPr>
          <w:rFonts w:ascii="Cambria" w:eastAsia="Cambria" w:hAnsi="Cambria" w:cs="Cambria"/>
          <w:i/>
        </w:rPr>
        <w:t>β</w:t>
      </w:r>
      <w:r w:rsidRPr="00E634C6">
        <w:rPr>
          <w:rFonts w:ascii="Cambria" w:eastAsia="Cambria" w:hAnsi="Cambria" w:cs="Cambria"/>
          <w:i/>
          <w:vertAlign w:val="subscript"/>
          <w:lang w:val="en-US"/>
        </w:rPr>
        <w:t xml:space="preserve">k </w:t>
      </w:r>
      <w:r w:rsidRPr="00E634C6">
        <w:rPr>
          <w:lang w:val="en-US"/>
        </w:rPr>
        <w:t xml:space="preserve">and a spatial component </w:t>
      </w:r>
      <w:proofErr w:type="spellStart"/>
      <w:r w:rsidRPr="00E634C6">
        <w:rPr>
          <w:rFonts w:ascii="Cambria" w:eastAsia="Cambria" w:hAnsi="Cambria" w:cs="Cambria"/>
          <w:i/>
          <w:lang w:val="en-US"/>
        </w:rPr>
        <w:t>X</w:t>
      </w:r>
      <w:r w:rsidRPr="00E634C6">
        <w:rPr>
          <w:rFonts w:ascii="Cambria" w:eastAsia="Cambria" w:hAnsi="Cambria" w:cs="Cambria"/>
          <w:i/>
          <w:vertAlign w:val="subscript"/>
          <w:lang w:val="en-US"/>
        </w:rPr>
        <w:t>k</w:t>
      </w:r>
      <w:proofErr w:type="spellEnd"/>
      <w:r w:rsidRPr="00E634C6">
        <w:rPr>
          <w:lang w:val="en-US"/>
        </w:rPr>
        <w:t xml:space="preserve">. </w:t>
      </w:r>
      <w:del w:id="226" w:author="Audun Stien" w:date="2022-05-25T15:30:00Z">
        <w:r w:rsidRPr="00E634C6" w:rsidDel="00D467DA">
          <w:rPr>
            <w:lang w:val="en-US"/>
          </w:rPr>
          <w:delText xml:space="preserve">While </w:delText>
        </w:r>
        <w:r w:rsidDel="00D467DA">
          <w:rPr>
            <w:rFonts w:ascii="Cambria" w:eastAsia="Cambria" w:hAnsi="Cambria" w:cs="Cambria"/>
            <w:i/>
          </w:rPr>
          <w:delText>β</w:delText>
        </w:r>
        <w:r w:rsidRPr="00E634C6" w:rsidDel="00D467DA">
          <w:rPr>
            <w:rFonts w:ascii="Cambria" w:eastAsia="Cambria" w:hAnsi="Cambria" w:cs="Cambria"/>
            <w:i/>
            <w:lang w:val="en-US"/>
          </w:rPr>
          <w:delText xml:space="preserve"> </w:delText>
        </w:r>
        <w:r w:rsidRPr="00E634C6" w:rsidDel="00D467DA">
          <w:rPr>
            <w:lang w:val="en-US"/>
          </w:rPr>
          <w:delText xml:space="preserve">represents how strongly the response variable is affected where the infrastructure features are located, </w:delText>
        </w:r>
        <w:r w:rsidRPr="00E634C6" w:rsidDel="00D467DA">
          <w:rPr>
            <w:rFonts w:ascii="Cambria" w:eastAsia="Cambria" w:hAnsi="Cambria" w:cs="Cambria"/>
            <w:i/>
            <w:lang w:val="en-US"/>
          </w:rPr>
          <w:delText xml:space="preserve">X </w:delText>
        </w:r>
        <w:r w:rsidRPr="00E634C6" w:rsidDel="00D467DA">
          <w:rPr>
            <w:lang w:val="en-US"/>
          </w:rPr>
          <w:delText xml:space="preserve">defines how the effect size is weighted throughout space and determines the ZoI. Here the impact is measured in the linear scale of the predictors. </w:delText>
        </w:r>
      </w:del>
      <w:r w:rsidRPr="00E634C6">
        <w:rPr>
          <w:lang w:val="en-US"/>
        </w:rPr>
        <w:t xml:space="preserve">In terms of ecological interpretation, </w:t>
      </w:r>
      <w:r w:rsidRPr="00E634C6">
        <w:rPr>
          <w:rFonts w:ascii="Cambria" w:eastAsia="Cambria" w:hAnsi="Cambria" w:cs="Cambria"/>
          <w:lang w:val="en-US"/>
        </w:rPr>
        <w:t>exp(</w:t>
      </w:r>
      <w:r>
        <w:rPr>
          <w:rFonts w:ascii="Cambria" w:eastAsia="Cambria" w:hAnsi="Cambria" w:cs="Cambria"/>
          <w:i/>
        </w:rPr>
        <w:t>β</w:t>
      </w:r>
      <w:r w:rsidRPr="00E634C6">
        <w:rPr>
          <w:rFonts w:ascii="Cambria" w:eastAsia="Cambria" w:hAnsi="Cambria" w:cs="Cambria"/>
          <w:i/>
          <w:vertAlign w:val="subscript"/>
          <w:lang w:val="en-US"/>
        </w:rPr>
        <w:t>k</w:t>
      </w:r>
      <w:r w:rsidRPr="00E634C6">
        <w:rPr>
          <w:rFonts w:ascii="Cambria" w:eastAsia="Cambria" w:hAnsi="Cambria" w:cs="Cambria"/>
          <w:lang w:val="en-US"/>
        </w:rPr>
        <w:t xml:space="preserve">) </w:t>
      </w:r>
      <w:r w:rsidRPr="00E634C6">
        <w:rPr>
          <w:lang w:val="en-US"/>
        </w:rPr>
        <w:t xml:space="preserve">might be understood as the </w:t>
      </w:r>
      <w:r w:rsidRPr="00E634C6">
        <w:rPr>
          <w:lang w:val="en-US"/>
        </w:rPr>
        <w:lastRenderedPageBreak/>
        <w:t>relative selection strength (</w:t>
      </w:r>
      <w:proofErr w:type="spellStart"/>
      <w:r w:rsidRPr="00E634C6">
        <w:rPr>
          <w:lang w:val="en-US"/>
        </w:rPr>
        <w:t>Avgar</w:t>
      </w:r>
      <w:proofErr w:type="spellEnd"/>
      <w:r w:rsidRPr="00E634C6">
        <w:rPr>
          <w:lang w:val="en-US"/>
        </w:rPr>
        <w:t xml:space="preserve"> </w:t>
      </w:r>
      <w:r w:rsidRPr="00E634C6">
        <w:rPr>
          <w:i/>
          <w:lang w:val="en-US"/>
        </w:rPr>
        <w:t>et al.</w:t>
      </w:r>
      <w:r w:rsidRPr="00E634C6">
        <w:rPr>
          <w:lang w:val="en-US"/>
        </w:rPr>
        <w:t xml:space="preserve">, 2017), and </w:t>
      </w:r>
      <w:proofErr w:type="gramStart"/>
      <w:r w:rsidRPr="00E634C6">
        <w:rPr>
          <w:rFonts w:ascii="Cambria" w:eastAsia="Cambria" w:hAnsi="Cambria" w:cs="Cambria"/>
          <w:lang w:val="en-US"/>
        </w:rPr>
        <w:t>exp(</w:t>
      </w:r>
      <w:proofErr w:type="spellStart"/>
      <w:proofErr w:type="gramEnd"/>
      <w:r w:rsidRPr="00E634C6">
        <w:rPr>
          <w:rFonts w:ascii="Cambria" w:eastAsia="Cambria" w:hAnsi="Cambria" w:cs="Cambria"/>
          <w:i/>
          <w:lang w:val="en-US"/>
        </w:rPr>
        <w:t>I</w:t>
      </w:r>
      <w:r w:rsidRPr="00E634C6">
        <w:rPr>
          <w:rFonts w:ascii="Cambria" w:eastAsia="Cambria" w:hAnsi="Cambria" w:cs="Cambria"/>
          <w:i/>
          <w:vertAlign w:val="subscript"/>
          <w:lang w:val="en-US"/>
        </w:rPr>
        <w:t>k</w:t>
      </w:r>
      <w:proofErr w:type="spellEnd"/>
      <w:r w:rsidRPr="00E634C6">
        <w:rPr>
          <w:rFonts w:ascii="Cambria" w:eastAsia="Cambria" w:hAnsi="Cambria" w:cs="Cambria"/>
          <w:lang w:val="en-US"/>
        </w:rPr>
        <w:t xml:space="preserve">) </w:t>
      </w:r>
      <w:r w:rsidRPr="00E634C6">
        <w:rPr>
          <w:lang w:val="en-US"/>
        </w:rPr>
        <w:t xml:space="preserve">as how this relative selection strength varies in space, for infrastructure type </w:t>
      </w:r>
      <w:r w:rsidRPr="00E634C6">
        <w:rPr>
          <w:rFonts w:ascii="Cambria" w:eastAsia="Cambria" w:hAnsi="Cambria" w:cs="Cambria"/>
          <w:i/>
          <w:lang w:val="en-US"/>
        </w:rPr>
        <w:t xml:space="preserve">k </w:t>
      </w:r>
      <w:r w:rsidRPr="00E634C6">
        <w:rPr>
          <w:lang w:val="en-US"/>
        </w:rPr>
        <w:t>(</w:t>
      </w:r>
      <w:proofErr w:type="spellStart"/>
      <w:r w:rsidRPr="00E634C6">
        <w:rPr>
          <w:lang w:val="en-US"/>
        </w:rPr>
        <w:t>Fieberg</w:t>
      </w:r>
      <w:proofErr w:type="spellEnd"/>
      <w:r w:rsidRPr="00E634C6">
        <w:rPr>
          <w:lang w:val="en-US"/>
        </w:rPr>
        <w:t xml:space="preserve"> </w:t>
      </w:r>
      <w:r w:rsidRPr="00E634C6">
        <w:rPr>
          <w:i/>
          <w:lang w:val="en-US"/>
        </w:rPr>
        <w:t>et al.</w:t>
      </w:r>
      <w:r w:rsidRPr="00E634C6">
        <w:rPr>
          <w:lang w:val="en-US"/>
        </w:rPr>
        <w:t>, 2021).</w:t>
      </w:r>
    </w:p>
    <w:p w14:paraId="7AFCAE3C" w14:textId="77777777" w:rsidR="00D33022" w:rsidRPr="00E634C6" w:rsidRDefault="00341556">
      <w:pPr>
        <w:spacing w:after="233"/>
        <w:ind w:left="952" w:right="942"/>
        <w:rPr>
          <w:lang w:val="en-US"/>
        </w:rPr>
      </w:pPr>
      <w:r w:rsidRPr="00E634C6">
        <w:rPr>
          <w:lang w:val="en-US"/>
        </w:rPr>
        <w:t xml:space="preserve">In this formulation, </w:t>
      </w:r>
      <w:r w:rsidRPr="00E634C6">
        <w:rPr>
          <w:i/>
          <w:lang w:val="en-US"/>
        </w:rPr>
        <w:t xml:space="preserve">the cumulative impact of different types of infrastructure </w:t>
      </w:r>
      <w:r w:rsidRPr="00E634C6">
        <w:rPr>
          <w:lang w:val="en-US"/>
        </w:rPr>
        <w:t xml:space="preserve">is given by the additive impacts of the </w:t>
      </w:r>
      <w:r w:rsidRPr="00E634C6">
        <w:rPr>
          <w:rFonts w:ascii="Cambria" w:eastAsia="Cambria" w:hAnsi="Cambria" w:cs="Cambria"/>
          <w:i/>
          <w:lang w:val="en-US"/>
        </w:rPr>
        <w:t xml:space="preserve">k </w:t>
      </w:r>
      <w:r w:rsidRPr="00E634C6">
        <w:rPr>
          <w:lang w:val="en-US"/>
        </w:rPr>
        <w:t>infrastructure types (</w:t>
      </w:r>
      <w:proofErr w:type="gramStart"/>
      <w:r w:rsidRPr="00E634C6">
        <w:rPr>
          <w:lang w:val="en-US"/>
        </w:rPr>
        <w:t>e.g.</w:t>
      </w:r>
      <w:proofErr w:type="gramEnd"/>
      <w:r w:rsidRPr="00E634C6">
        <w:rPr>
          <w:lang w:val="en-US"/>
        </w:rPr>
        <w:t xml:space="preserve"> terms A, B, and C in equation 2) and possibly by interaction terms between variables (such as term D in equation 2, with an interaction coefficient </w:t>
      </w:r>
      <w:r>
        <w:rPr>
          <w:rFonts w:ascii="Cambria" w:eastAsia="Cambria" w:hAnsi="Cambria" w:cs="Cambria"/>
          <w:i/>
        </w:rPr>
        <w:t>β</w:t>
      </w:r>
      <w:r w:rsidRPr="00E634C6">
        <w:rPr>
          <w:rFonts w:ascii="Cambria" w:eastAsia="Cambria" w:hAnsi="Cambria" w:cs="Cambria"/>
          <w:vertAlign w:val="subscript"/>
          <w:lang w:val="en-US"/>
        </w:rPr>
        <w:t>12</w:t>
      </w:r>
      <w:r w:rsidRPr="00E634C6">
        <w:rPr>
          <w:lang w:val="en-US"/>
        </w:rPr>
        <w:t>), that allows for non-linear, joint effects caused by the co-occurrence of different types of infrastructure.</w:t>
      </w:r>
    </w:p>
    <w:p w14:paraId="4AB535B9" w14:textId="04C3EF75" w:rsidR="00D33022" w:rsidRPr="00E634C6" w:rsidRDefault="00341556">
      <w:pPr>
        <w:spacing w:after="185"/>
        <w:ind w:left="952" w:right="942"/>
        <w:rPr>
          <w:lang w:val="en-US"/>
        </w:rPr>
      </w:pPr>
      <w:del w:id="227" w:author="Audun Stien" w:date="2022-05-25T15:32:00Z">
        <w:r w:rsidRPr="00E634C6" w:rsidDel="000B4A3F">
          <w:rPr>
            <w:lang w:val="en-US"/>
          </w:rPr>
          <w:delText>Since i</w:delText>
        </w:r>
      </w:del>
      <w:ins w:id="228" w:author="Audun Stien" w:date="2022-05-25T15:32:00Z">
        <w:r w:rsidR="000B4A3F">
          <w:rPr>
            <w:lang w:val="en-US"/>
          </w:rPr>
          <w:t>I</w:t>
        </w:r>
      </w:ins>
      <w:r w:rsidRPr="00E634C6">
        <w:rPr>
          <w:lang w:val="en-US"/>
        </w:rPr>
        <w:t>n our definition of impact</w:t>
      </w:r>
      <w:ins w:id="229" w:author="Audun Stien" w:date="2022-05-25T15:32:00Z">
        <w:r w:rsidR="000B4A3F">
          <w:rPr>
            <w:lang w:val="en-US"/>
          </w:rPr>
          <w:t>,</w:t>
        </w:r>
      </w:ins>
      <w:r w:rsidRPr="00E634C6">
        <w:rPr>
          <w:lang w:val="en-US"/>
        </w:rPr>
        <w:t xml:space="preserve"> </w:t>
      </w:r>
      <w:r>
        <w:rPr>
          <w:rFonts w:ascii="Cambria" w:eastAsia="Cambria" w:hAnsi="Cambria" w:cs="Cambria"/>
          <w:i/>
        </w:rPr>
        <w:t>β</w:t>
      </w:r>
      <w:r w:rsidRPr="00E634C6">
        <w:rPr>
          <w:rFonts w:ascii="Cambria" w:eastAsia="Cambria" w:hAnsi="Cambria" w:cs="Cambria"/>
          <w:i/>
          <w:lang w:val="en-US"/>
        </w:rPr>
        <w:t xml:space="preserve"> </w:t>
      </w:r>
      <w:r w:rsidRPr="00E634C6">
        <w:rPr>
          <w:lang w:val="en-US"/>
        </w:rPr>
        <w:t xml:space="preserve">and </w:t>
      </w:r>
      <w:r w:rsidRPr="00E634C6">
        <w:rPr>
          <w:rFonts w:ascii="Cambria" w:eastAsia="Cambria" w:hAnsi="Cambria" w:cs="Cambria"/>
          <w:i/>
          <w:lang w:val="en-US"/>
        </w:rPr>
        <w:t xml:space="preserve">X </w:t>
      </w:r>
      <w:r w:rsidRPr="00E634C6">
        <w:rPr>
          <w:lang w:val="en-US"/>
        </w:rPr>
        <w:t xml:space="preserve">are independent, </w:t>
      </w:r>
      <w:ins w:id="230" w:author="Audun Stien" w:date="2022-05-25T15:32:00Z">
        <w:r w:rsidR="0020604B">
          <w:rPr>
            <w:lang w:val="en-US"/>
          </w:rPr>
          <w:t xml:space="preserve">and </w:t>
        </w:r>
      </w:ins>
      <w:r w:rsidRPr="00E634C6">
        <w:rPr>
          <w:i/>
          <w:lang w:val="en-US"/>
        </w:rPr>
        <w:t xml:space="preserve">the cumulative impact of multiple features of </w:t>
      </w:r>
      <w:del w:id="231" w:author="Audun Stien" w:date="2022-05-25T15:32:00Z">
        <w:r w:rsidRPr="00E634C6" w:rsidDel="0020604B">
          <w:rPr>
            <w:i/>
            <w:lang w:val="en-US"/>
          </w:rPr>
          <w:delText xml:space="preserve">an </w:delText>
        </w:r>
      </w:del>
      <w:ins w:id="232" w:author="Audun Stien" w:date="2022-05-25T15:32:00Z">
        <w:r w:rsidR="0020604B">
          <w:rPr>
            <w:i/>
            <w:lang w:val="en-US"/>
          </w:rPr>
          <w:t>the same</w:t>
        </w:r>
        <w:r w:rsidR="0020604B" w:rsidRPr="00E634C6">
          <w:rPr>
            <w:i/>
            <w:lang w:val="en-US"/>
          </w:rPr>
          <w:t xml:space="preserve"> </w:t>
        </w:r>
      </w:ins>
      <w:r w:rsidRPr="00E634C6">
        <w:rPr>
          <w:i/>
          <w:lang w:val="en-US"/>
        </w:rPr>
        <w:t xml:space="preserve">infrastructure type </w:t>
      </w:r>
      <w:del w:id="233" w:author="Audun Stien" w:date="2022-05-25T15:33:00Z">
        <w:r w:rsidRPr="00E634C6" w:rsidDel="00D84443">
          <w:rPr>
            <w:lang w:val="en-US"/>
          </w:rPr>
          <w:delText>depends on how the</w:delText>
        </w:r>
      </w:del>
      <w:ins w:id="234" w:author="Audun Stien" w:date="2022-05-25T15:33:00Z">
        <w:r w:rsidR="00D84443">
          <w:rPr>
            <w:lang w:val="en-US"/>
          </w:rPr>
          <w:t>is determined by the</w:t>
        </w:r>
      </w:ins>
      <w:r w:rsidRPr="00E634C6">
        <w:rPr>
          <w:lang w:val="en-US"/>
        </w:rPr>
        <w:t xml:space="preserve"> spatial component of the impact, </w:t>
      </w:r>
      <w:r w:rsidRPr="00E634C6">
        <w:rPr>
          <w:rFonts w:ascii="Cambria" w:eastAsia="Cambria" w:hAnsi="Cambria" w:cs="Cambria"/>
          <w:i/>
          <w:lang w:val="en-US"/>
        </w:rPr>
        <w:t>X</w:t>
      </w:r>
      <w:del w:id="235" w:author="Audun Stien" w:date="2022-05-25T15:33:00Z">
        <w:r w:rsidRPr="00E634C6" w:rsidDel="00CA1D99">
          <w:rPr>
            <w:lang w:val="en-US"/>
          </w:rPr>
          <w:delText>, is represented</w:delText>
        </w:r>
      </w:del>
      <w:r w:rsidRPr="00E634C6">
        <w:rPr>
          <w:lang w:val="en-US"/>
        </w:rPr>
        <w:t xml:space="preserve">. We start by verbally defining the </w:t>
      </w:r>
      <w:proofErr w:type="spellStart"/>
      <w:r w:rsidRPr="00E634C6">
        <w:rPr>
          <w:lang w:val="en-US"/>
        </w:rPr>
        <w:t>ZoI</w:t>
      </w:r>
      <w:proofErr w:type="spellEnd"/>
      <w:r w:rsidRPr="00E634C6">
        <w:rPr>
          <w:lang w:val="en-US"/>
        </w:rPr>
        <w:t xml:space="preserve"> as a function </w:t>
      </w:r>
      <w:r>
        <w:rPr>
          <w:rFonts w:ascii="Cambria" w:eastAsia="Cambria" w:hAnsi="Cambria" w:cs="Cambria"/>
          <w:i/>
        </w:rPr>
        <w:t>ϕ</w:t>
      </w:r>
      <w:r w:rsidRPr="00E634C6">
        <w:rPr>
          <w:lang w:val="en-US"/>
        </w:rPr>
        <w:t xml:space="preserve">, a curve that represents how the infrastructure impact changes with distance (Box 1). The </w:t>
      </w:r>
      <w:proofErr w:type="spellStart"/>
      <w:r w:rsidRPr="00E634C6">
        <w:rPr>
          <w:lang w:val="en-US"/>
        </w:rPr>
        <w:t>ZoI</w:t>
      </w:r>
      <w:proofErr w:type="spellEnd"/>
      <w:r w:rsidRPr="00E634C6">
        <w:rPr>
          <w:lang w:val="en-US"/>
        </w:rPr>
        <w:t xml:space="preserve"> of each infrastructure feature might follow different shapes – it can be either constant (threshold </w:t>
      </w:r>
      <w:proofErr w:type="spellStart"/>
      <w:r w:rsidRPr="00E634C6">
        <w:rPr>
          <w:lang w:val="en-US"/>
        </w:rPr>
        <w:t>ZoI</w:t>
      </w:r>
      <w:proofErr w:type="spellEnd"/>
      <w:r w:rsidRPr="00E634C6">
        <w:rPr>
          <w:lang w:val="en-US"/>
        </w:rPr>
        <w:t>) or decrease with distance from infrastructure (</w:t>
      </w:r>
      <w:proofErr w:type="gramStart"/>
      <w:r w:rsidRPr="00E634C6">
        <w:rPr>
          <w:lang w:val="en-US"/>
        </w:rPr>
        <w:t>e.g.</w:t>
      </w:r>
      <w:proofErr w:type="gramEnd"/>
      <w:r w:rsidRPr="00E634C6">
        <w:rPr>
          <w:lang w:val="en-US"/>
        </w:rPr>
        <w:t xml:space="preserve"> linear and Gaussian </w:t>
      </w:r>
      <w:proofErr w:type="spellStart"/>
      <w:r w:rsidRPr="00E634C6">
        <w:rPr>
          <w:lang w:val="en-US"/>
        </w:rPr>
        <w:t>ZoI</w:t>
      </w:r>
      <w:proofErr w:type="spellEnd"/>
      <w:r w:rsidRPr="00E634C6">
        <w:rPr>
          <w:lang w:val="en-US"/>
        </w:rPr>
        <w:t xml:space="preserve">, Fig. 1A). More broadly, </w:t>
      </w:r>
      <w:r>
        <w:rPr>
          <w:rFonts w:ascii="Cambria" w:eastAsia="Cambria" w:hAnsi="Cambria" w:cs="Cambria"/>
          <w:i/>
        </w:rPr>
        <w:t>ϕ</w:t>
      </w:r>
      <w:r w:rsidRPr="00E634C6">
        <w:rPr>
          <w:rFonts w:ascii="Cambria" w:eastAsia="Cambria" w:hAnsi="Cambria" w:cs="Cambria"/>
          <w:i/>
          <w:lang w:val="en-US"/>
        </w:rPr>
        <w:t xml:space="preserve"> </w:t>
      </w:r>
      <w:r w:rsidRPr="00E634C6">
        <w:rPr>
          <w:rFonts w:ascii="Cambria" w:eastAsia="Cambria" w:hAnsi="Cambria" w:cs="Cambria"/>
          <w:lang w:val="en-US"/>
        </w:rPr>
        <w:t xml:space="preserve">= </w:t>
      </w:r>
      <w:r w:rsidRPr="00E634C6">
        <w:rPr>
          <w:rFonts w:ascii="Cambria" w:eastAsia="Cambria" w:hAnsi="Cambria" w:cs="Cambria"/>
          <w:i/>
          <w:lang w:val="en-US"/>
        </w:rPr>
        <w:t>f</w:t>
      </w:r>
      <w:r w:rsidRPr="00E634C6">
        <w:rPr>
          <w:rFonts w:ascii="Cambria" w:eastAsia="Cambria" w:hAnsi="Cambria" w:cs="Cambria"/>
          <w:lang w:val="en-US"/>
        </w:rPr>
        <w:t>(</w:t>
      </w:r>
      <w:proofErr w:type="spellStart"/>
      <w:proofErr w:type="gramStart"/>
      <w:r w:rsidRPr="00E634C6">
        <w:rPr>
          <w:rFonts w:ascii="Cambria" w:eastAsia="Cambria" w:hAnsi="Cambria" w:cs="Cambria"/>
          <w:i/>
          <w:lang w:val="en-US"/>
        </w:rPr>
        <w:t>d,r</w:t>
      </w:r>
      <w:proofErr w:type="spellEnd"/>
      <w:proofErr w:type="gramEnd"/>
      <w:r w:rsidRPr="00E634C6">
        <w:rPr>
          <w:rFonts w:ascii="Cambria" w:eastAsia="Cambria" w:hAnsi="Cambria" w:cs="Cambria"/>
          <w:lang w:val="en-US"/>
        </w:rPr>
        <w:t xml:space="preserve">) </w:t>
      </w:r>
      <w:r w:rsidRPr="00E634C6">
        <w:rPr>
          <w:lang w:val="en-US"/>
        </w:rPr>
        <w:t>is any decay function that has a maximum value 1 where</w:t>
      </w:r>
      <w:ins w:id="236" w:author="Audun Stien" w:date="2022-05-25T15:34:00Z">
        <w:r w:rsidR="008F4CCA">
          <w:rPr>
            <w:lang w:val="en-US"/>
          </w:rPr>
          <w:t xml:space="preserve"> the</w:t>
        </w:r>
      </w:ins>
      <w:r w:rsidRPr="00E634C6">
        <w:rPr>
          <w:lang w:val="en-US"/>
        </w:rPr>
        <w:t xml:space="preserve"> infrastructure is located</w:t>
      </w:r>
      <w:ins w:id="237" w:author="Audun Stien" w:date="2022-05-25T15:34:00Z">
        <w:r w:rsidR="008F4CCA">
          <w:rPr>
            <w:lang w:val="en-US"/>
          </w:rPr>
          <w:t xml:space="preserve"> and</w:t>
        </w:r>
      </w:ins>
      <w:del w:id="238" w:author="Audun Stien" w:date="2022-05-25T15:34:00Z">
        <w:r w:rsidRPr="00E634C6" w:rsidDel="008F4CCA">
          <w:rPr>
            <w:lang w:val="en-US"/>
          </w:rPr>
          <w:delText>,</w:delText>
        </w:r>
      </w:del>
      <w:r w:rsidRPr="00E634C6">
        <w:rPr>
          <w:lang w:val="en-US"/>
        </w:rPr>
        <w:t xml:space="preserve"> decreases towards zero as the Euclidean distance </w:t>
      </w:r>
      <w:r w:rsidRPr="00E634C6">
        <w:rPr>
          <w:rFonts w:ascii="Cambria" w:eastAsia="Cambria" w:hAnsi="Cambria" w:cs="Cambria"/>
          <w:i/>
          <w:lang w:val="en-US"/>
        </w:rPr>
        <w:t xml:space="preserve">d </w:t>
      </w:r>
      <w:r w:rsidRPr="00E634C6">
        <w:rPr>
          <w:lang w:val="en-US"/>
        </w:rPr>
        <w:t>increases</w:t>
      </w:r>
      <w:del w:id="239" w:author="Audun Stien" w:date="2022-05-25T15:34:00Z">
        <w:r w:rsidRPr="00E634C6" w:rsidDel="008F4CCA">
          <w:rPr>
            <w:lang w:val="en-US"/>
          </w:rPr>
          <w:delText>, and possibly vanishes at a given point,</w:delText>
        </w:r>
      </w:del>
      <w:ins w:id="240" w:author="Audun Stien" w:date="2022-05-25T15:34:00Z">
        <w:r w:rsidR="008F4CCA">
          <w:rPr>
            <w:lang w:val="en-US"/>
          </w:rPr>
          <w:t xml:space="preserve"> towards</w:t>
        </w:r>
      </w:ins>
      <w:r w:rsidRPr="00E634C6">
        <w:rPr>
          <w:lang w:val="en-US"/>
        </w:rPr>
        <w:t xml:space="preserve"> the </w:t>
      </w:r>
      <w:proofErr w:type="spellStart"/>
      <w:r w:rsidRPr="00E634C6">
        <w:rPr>
          <w:lang w:val="en-US"/>
        </w:rPr>
        <w:t>ZoI</w:t>
      </w:r>
      <w:proofErr w:type="spellEnd"/>
      <w:r w:rsidRPr="00E634C6">
        <w:rPr>
          <w:lang w:val="en-US"/>
        </w:rPr>
        <w:t xml:space="preserve"> radius </w:t>
      </w:r>
      <w:r w:rsidRPr="00E634C6">
        <w:rPr>
          <w:rFonts w:ascii="Cambria" w:eastAsia="Cambria" w:hAnsi="Cambria" w:cs="Cambria"/>
          <w:i/>
          <w:lang w:val="en-US"/>
        </w:rPr>
        <w:t xml:space="preserve">r </w:t>
      </w:r>
      <w:r w:rsidRPr="00E634C6">
        <w:rPr>
          <w:lang w:val="en-US"/>
        </w:rPr>
        <w:t xml:space="preserve">(Box 1, Appendix A). Determining the </w:t>
      </w:r>
      <w:proofErr w:type="spellStart"/>
      <w:r w:rsidRPr="00E634C6">
        <w:rPr>
          <w:lang w:val="en-US"/>
        </w:rPr>
        <w:t>ZoI</w:t>
      </w:r>
      <w:proofErr w:type="spellEnd"/>
      <w:r w:rsidRPr="00E634C6">
        <w:rPr>
          <w:lang w:val="en-US"/>
        </w:rPr>
        <w:t xml:space="preserve"> shape and radius is an empirical </w:t>
      </w:r>
      <w:del w:id="241" w:author="Audun Stien" w:date="2022-05-25T15:35:00Z">
        <w:r w:rsidRPr="00E634C6" w:rsidDel="007D6FE8">
          <w:rPr>
            <w:lang w:val="en-US"/>
          </w:rPr>
          <w:delText xml:space="preserve">question </w:delText>
        </w:r>
      </w:del>
      <w:ins w:id="242" w:author="Audun Stien" w:date="2022-05-25T15:35:00Z">
        <w:r w:rsidR="007D6FE8">
          <w:rPr>
            <w:lang w:val="en-US"/>
          </w:rPr>
          <w:t>problem</w:t>
        </w:r>
        <w:r w:rsidR="007D6FE8" w:rsidRPr="00E634C6">
          <w:rPr>
            <w:lang w:val="en-US"/>
          </w:rPr>
          <w:t xml:space="preserve"> </w:t>
        </w:r>
      </w:ins>
      <w:r w:rsidRPr="00E634C6">
        <w:rPr>
          <w:lang w:val="en-US"/>
        </w:rPr>
        <w:t>(</w:t>
      </w:r>
      <w:proofErr w:type="spellStart"/>
      <w:r w:rsidRPr="00E634C6">
        <w:rPr>
          <w:lang w:val="en-US"/>
        </w:rPr>
        <w:t>Miguet</w:t>
      </w:r>
      <w:proofErr w:type="spellEnd"/>
      <w:r w:rsidRPr="00E634C6">
        <w:rPr>
          <w:lang w:val="en-US"/>
        </w:rPr>
        <w:t xml:space="preserve"> </w:t>
      </w:r>
      <w:r w:rsidRPr="00E634C6">
        <w:rPr>
          <w:i/>
          <w:lang w:val="en-US"/>
        </w:rPr>
        <w:t>et al.</w:t>
      </w:r>
      <w:r w:rsidRPr="00E634C6">
        <w:rPr>
          <w:lang w:val="en-US"/>
        </w:rPr>
        <w:t xml:space="preserve">, 2017). The simplest assumption, widely used in the literature, is that all the area within the </w:t>
      </w:r>
      <w:proofErr w:type="spellStart"/>
      <w:r w:rsidRPr="00E634C6">
        <w:rPr>
          <w:lang w:val="en-US"/>
        </w:rPr>
        <w:t>ZoI</w:t>
      </w:r>
      <w:proofErr w:type="spellEnd"/>
      <w:r w:rsidRPr="00E634C6">
        <w:rPr>
          <w:lang w:val="en-US"/>
        </w:rPr>
        <w:t xml:space="preserve"> is affected equally (a buffer </w:t>
      </w:r>
      <w:ins w:id="243" w:author="Audun Stien" w:date="2022-05-25T15:35:00Z">
        <w:r w:rsidR="007D6FE8">
          <w:rPr>
            <w:lang w:val="en-US"/>
          </w:rPr>
          <w:t xml:space="preserve">zone </w:t>
        </w:r>
      </w:ins>
      <w:r w:rsidRPr="00E634C6">
        <w:rPr>
          <w:lang w:val="en-US"/>
        </w:rPr>
        <w:t xml:space="preserve">around features; </w:t>
      </w:r>
      <w:proofErr w:type="spellStart"/>
      <w:r w:rsidRPr="00E634C6">
        <w:rPr>
          <w:lang w:val="en-US"/>
        </w:rPr>
        <w:t>e.g</w:t>
      </w:r>
      <w:proofErr w:type="spellEnd"/>
      <w:r w:rsidRPr="00E634C6">
        <w:rPr>
          <w:lang w:val="en-US"/>
        </w:rPr>
        <w:t xml:space="preserve"> </w:t>
      </w:r>
      <w:proofErr w:type="spellStart"/>
      <w:r w:rsidRPr="00E634C6">
        <w:rPr>
          <w:lang w:val="en-US"/>
        </w:rPr>
        <w:t>Quinonez</w:t>
      </w:r>
      <w:proofErr w:type="spellEnd"/>
      <w:r w:rsidRPr="00E634C6">
        <w:rPr>
          <w:lang w:val="en-US"/>
        </w:rPr>
        <w:t xml:space="preserve">-Pi˜ </w:t>
      </w:r>
      <w:proofErr w:type="spellStart"/>
      <w:r w:rsidRPr="00E634C6">
        <w:rPr>
          <w:lang w:val="en-US"/>
        </w:rPr>
        <w:t>n˜on</w:t>
      </w:r>
      <w:proofErr w:type="spellEnd"/>
      <w:r w:rsidRPr="00E634C6">
        <w:rPr>
          <w:lang w:val="en-US"/>
        </w:rPr>
        <w:t xml:space="preserve">´ </w:t>
      </w:r>
      <w:r w:rsidRPr="00E634C6">
        <w:rPr>
          <w:i/>
          <w:lang w:val="en-US"/>
        </w:rPr>
        <w:t>et al.</w:t>
      </w:r>
      <w:r w:rsidRPr="00E634C6">
        <w:rPr>
          <w:lang w:val="en-US"/>
        </w:rPr>
        <w:t xml:space="preserve">, 2007), even though it might be more reasonable to consider that </w:t>
      </w:r>
      <w:r>
        <w:rPr>
          <w:rFonts w:ascii="Cambria" w:eastAsia="Cambria" w:hAnsi="Cambria" w:cs="Cambria"/>
          <w:i/>
        </w:rPr>
        <w:t>ϕ</w:t>
      </w:r>
      <w:r w:rsidRPr="00E634C6">
        <w:rPr>
          <w:rFonts w:ascii="Cambria" w:eastAsia="Cambria" w:hAnsi="Cambria" w:cs="Cambria"/>
          <w:i/>
          <w:lang w:val="en-US"/>
        </w:rPr>
        <w:t xml:space="preserve"> </w:t>
      </w:r>
      <w:r w:rsidRPr="00E634C6">
        <w:rPr>
          <w:lang w:val="en-US"/>
        </w:rPr>
        <w:t xml:space="preserve">is higher close to infrastructure (Skarin </w:t>
      </w:r>
      <w:r w:rsidRPr="00E634C6">
        <w:rPr>
          <w:i/>
          <w:lang w:val="en-US"/>
        </w:rPr>
        <w:t>et al.</w:t>
      </w:r>
      <w:r w:rsidRPr="00E634C6">
        <w:rPr>
          <w:lang w:val="en-US"/>
        </w:rPr>
        <w:t xml:space="preserve">, 2018; Zeller </w:t>
      </w:r>
      <w:r w:rsidRPr="00E634C6">
        <w:rPr>
          <w:i/>
          <w:lang w:val="en-US"/>
        </w:rPr>
        <w:t>et al.</w:t>
      </w:r>
      <w:r w:rsidRPr="00E634C6">
        <w:rPr>
          <w:lang w:val="en-US"/>
        </w:rPr>
        <w:t>, 2017).</w:t>
      </w:r>
    </w:p>
    <w:p w14:paraId="24DAD2D9" w14:textId="5C71EA14" w:rsidR="00D33022" w:rsidRPr="00E634C6" w:rsidRDefault="00341556">
      <w:pPr>
        <w:spacing w:after="178"/>
        <w:ind w:left="952" w:right="942"/>
        <w:rPr>
          <w:lang w:val="en-US"/>
        </w:rPr>
      </w:pPr>
      <w:del w:id="244" w:author="Audun Stien" w:date="2022-05-25T15:41:00Z">
        <w:r w:rsidRPr="00E634C6" w:rsidDel="009A52E8">
          <w:rPr>
            <w:lang w:val="en-US"/>
          </w:rPr>
          <w:delText xml:space="preserve">Based on the </w:delText>
        </w:r>
      </w:del>
      <w:del w:id="245" w:author="Audun Stien" w:date="2022-05-25T15:35:00Z">
        <w:r w:rsidRPr="00E634C6" w:rsidDel="007D6FE8">
          <w:rPr>
            <w:lang w:val="en-US"/>
          </w:rPr>
          <w:delText xml:space="preserve">the </w:delText>
        </w:r>
      </w:del>
      <w:del w:id="246" w:author="Audun Stien" w:date="2022-05-25T15:41:00Z">
        <w:r w:rsidRPr="00E634C6" w:rsidDel="009A52E8">
          <w:rPr>
            <w:lang w:val="en-US"/>
          </w:rPr>
          <w:delText>ZoI, w</w:delText>
        </w:r>
      </w:del>
      <w:ins w:id="247" w:author="Audun Stien" w:date="2022-05-25T15:41:00Z">
        <w:r w:rsidR="009A52E8">
          <w:rPr>
            <w:lang w:val="en-US"/>
          </w:rPr>
          <w:t>W</w:t>
        </w:r>
      </w:ins>
      <w:r w:rsidRPr="00E634C6">
        <w:rPr>
          <w:lang w:val="en-US"/>
        </w:rPr>
        <w:t xml:space="preserve">hen there are multiple features of an </w:t>
      </w:r>
      <w:proofErr w:type="gramStart"/>
      <w:r w:rsidRPr="00E634C6">
        <w:rPr>
          <w:lang w:val="en-US"/>
        </w:rPr>
        <w:t>infrastructure</w:t>
      </w:r>
      <w:proofErr w:type="gramEnd"/>
      <w:r w:rsidRPr="00E634C6">
        <w:rPr>
          <w:lang w:val="en-US"/>
        </w:rPr>
        <w:t xml:space="preserve"> we can define two </w:t>
      </w:r>
      <w:proofErr w:type="spellStart"/>
      <w:r w:rsidRPr="00E634C6">
        <w:rPr>
          <w:lang w:val="en-US"/>
        </w:rPr>
        <w:t>ZoI</w:t>
      </w:r>
      <w:proofErr w:type="spellEnd"/>
      <w:r w:rsidRPr="00E634C6">
        <w:rPr>
          <w:lang w:val="en-US"/>
        </w:rPr>
        <w:t xml:space="preserve"> metrics: the </w:t>
      </w:r>
      <w:proofErr w:type="spellStart"/>
      <w:r w:rsidRPr="00E634C6">
        <w:rPr>
          <w:lang w:val="en-US"/>
        </w:rPr>
        <w:t>ZoI</w:t>
      </w:r>
      <w:proofErr w:type="spellEnd"/>
      <w:r w:rsidRPr="00E634C6">
        <w:rPr>
          <w:lang w:val="en-US"/>
        </w:rPr>
        <w:t xml:space="preserve"> </w:t>
      </w:r>
      <w:ins w:id="248" w:author="Audun Stien" w:date="2022-05-25T15:42:00Z">
        <w:r w:rsidR="009A52E8">
          <w:rPr>
            <w:lang w:val="en-US"/>
          </w:rPr>
          <w:t xml:space="preserve">based </w:t>
        </w:r>
        <w:r w:rsidR="000A25D1">
          <w:rPr>
            <w:lang w:val="en-US"/>
          </w:rPr>
          <w:t>on</w:t>
        </w:r>
      </w:ins>
      <w:del w:id="249" w:author="Audun Stien" w:date="2022-05-25T15:42:00Z">
        <w:r w:rsidRPr="00E634C6" w:rsidDel="000A25D1">
          <w:rPr>
            <w:lang w:val="en-US"/>
          </w:rPr>
          <w:delText>of</w:delText>
        </w:r>
      </w:del>
      <w:r w:rsidRPr="00E634C6">
        <w:rPr>
          <w:lang w:val="en-US"/>
        </w:rPr>
        <w:t xml:space="preserve"> the nearest feature alone, </w:t>
      </w:r>
      <w:r>
        <w:rPr>
          <w:rFonts w:ascii="Cambria" w:eastAsia="Cambria" w:hAnsi="Cambria" w:cs="Cambria"/>
          <w:i/>
        </w:rPr>
        <w:t>ϕ</w:t>
      </w:r>
      <w:r w:rsidRPr="00E634C6">
        <w:rPr>
          <w:rFonts w:ascii="Cambria" w:eastAsia="Cambria" w:hAnsi="Cambria" w:cs="Cambria"/>
          <w:i/>
          <w:vertAlign w:val="subscript"/>
          <w:lang w:val="en-US"/>
        </w:rPr>
        <w:t>nearest</w:t>
      </w:r>
      <w:r w:rsidRPr="00E634C6">
        <w:rPr>
          <w:lang w:val="en-US"/>
        </w:rPr>
        <w:t xml:space="preserve">, and the cumulative </w:t>
      </w:r>
      <w:proofErr w:type="spellStart"/>
      <w:r w:rsidRPr="00E634C6">
        <w:rPr>
          <w:lang w:val="en-US"/>
        </w:rPr>
        <w:t>ZoI</w:t>
      </w:r>
      <w:proofErr w:type="spellEnd"/>
      <w:r w:rsidRPr="00E634C6">
        <w:rPr>
          <w:lang w:val="en-US"/>
        </w:rPr>
        <w:t xml:space="preserve"> of multiple features,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 xml:space="preserve">(Box 1, Fig. 1B). For </w:t>
      </w:r>
      <w:r>
        <w:rPr>
          <w:rFonts w:ascii="Cambria" w:eastAsia="Cambria" w:hAnsi="Cambria" w:cs="Cambria"/>
          <w:i/>
        </w:rPr>
        <w:t>ϕ</w:t>
      </w:r>
      <w:r w:rsidRPr="00E634C6">
        <w:rPr>
          <w:rFonts w:ascii="Cambria" w:eastAsia="Cambria" w:hAnsi="Cambria" w:cs="Cambria"/>
          <w:i/>
          <w:vertAlign w:val="subscript"/>
          <w:lang w:val="en-US"/>
        </w:rPr>
        <w:t>nearest</w:t>
      </w:r>
      <w:r w:rsidRPr="00E634C6">
        <w:rPr>
          <w:lang w:val="en-US"/>
        </w:rPr>
        <w:t xml:space="preserve">, the </w:t>
      </w:r>
      <w:proofErr w:type="spellStart"/>
      <w:r w:rsidRPr="00E634C6">
        <w:rPr>
          <w:lang w:val="en-US"/>
        </w:rPr>
        <w:t>ZoI</w:t>
      </w:r>
      <w:proofErr w:type="spellEnd"/>
      <w:r w:rsidRPr="00E634C6">
        <w:rPr>
          <w:lang w:val="en-US"/>
        </w:rPr>
        <w:t xml:space="preserve"> is assumed to be similar when approaching an isolated house </w:t>
      </w:r>
      <w:del w:id="250" w:author="Audun Stien" w:date="2022-05-25T15:42:00Z">
        <w:r w:rsidRPr="00E634C6" w:rsidDel="000A25D1">
          <w:rPr>
            <w:lang w:val="en-US"/>
          </w:rPr>
          <w:delText>compared to</w:delText>
        </w:r>
      </w:del>
      <w:ins w:id="251" w:author="Audun Stien" w:date="2022-05-25T15:42:00Z">
        <w:r w:rsidR="000A25D1">
          <w:rPr>
            <w:lang w:val="en-US"/>
          </w:rPr>
          <w:t>and</w:t>
        </w:r>
      </w:ins>
      <w:r w:rsidRPr="00E634C6">
        <w:rPr>
          <w:lang w:val="en-US"/>
        </w:rPr>
        <w:t xml:space="preserve"> a small village</w:t>
      </w:r>
      <w:del w:id="252" w:author="Audun Stien" w:date="2022-05-25T15:42:00Z">
        <w:r w:rsidRPr="00E634C6" w:rsidDel="008311B5">
          <w:rPr>
            <w:lang w:val="en-US"/>
          </w:rPr>
          <w:delText>, for example. F</w:delText>
        </w:r>
      </w:del>
      <w:ins w:id="253" w:author="Audun Stien" w:date="2022-05-25T15:42:00Z">
        <w:r w:rsidR="008311B5">
          <w:rPr>
            <w:lang w:val="en-US"/>
          </w:rPr>
          <w:t>, while f</w:t>
        </w:r>
      </w:ins>
      <w:r w:rsidRPr="00E634C6">
        <w:rPr>
          <w:lang w:val="en-US"/>
        </w:rPr>
        <w:t xml:space="preserve">or </w:t>
      </w:r>
      <w:r>
        <w:rPr>
          <w:rFonts w:ascii="Cambria" w:eastAsia="Cambria" w:hAnsi="Cambria" w:cs="Cambria"/>
          <w:i/>
        </w:rPr>
        <w:t>ϕ</w:t>
      </w:r>
      <w:r w:rsidRPr="00E634C6">
        <w:rPr>
          <w:rFonts w:ascii="Cambria" w:eastAsia="Cambria" w:hAnsi="Cambria" w:cs="Cambria"/>
          <w:i/>
          <w:vertAlign w:val="subscript"/>
          <w:lang w:val="en-US"/>
        </w:rPr>
        <w:t>cumulative</w:t>
      </w:r>
      <w:del w:id="254" w:author="Audun Stien" w:date="2022-05-25T15:43:00Z">
        <w:r w:rsidRPr="00E634C6" w:rsidDel="008311B5">
          <w:rPr>
            <w:lang w:val="en-US"/>
          </w:rPr>
          <w:delText>,</w:delText>
        </w:r>
      </w:del>
      <w:r w:rsidRPr="00E634C6">
        <w:rPr>
          <w:lang w:val="en-US"/>
        </w:rPr>
        <w:t xml:space="preserve"> the </w:t>
      </w:r>
      <w:proofErr w:type="spellStart"/>
      <w:r w:rsidRPr="00E634C6">
        <w:rPr>
          <w:lang w:val="en-US"/>
        </w:rPr>
        <w:t>ZoI</w:t>
      </w:r>
      <w:proofErr w:type="spellEnd"/>
      <w:r w:rsidRPr="00E634C6">
        <w:rPr>
          <w:lang w:val="en-US"/>
        </w:rPr>
        <w:t xml:space="preserve"> of nearby houses </w:t>
      </w:r>
      <w:del w:id="255" w:author="Audun Stien" w:date="2022-05-25T15:43:00Z">
        <w:r w:rsidRPr="00E634C6" w:rsidDel="008311B5">
          <w:rPr>
            <w:lang w:val="en-US"/>
          </w:rPr>
          <w:delText xml:space="preserve">sums </w:delText>
        </w:r>
      </w:del>
      <w:ins w:id="256" w:author="Audun Stien" w:date="2022-05-25T15:43:00Z">
        <w:r w:rsidR="008311B5">
          <w:rPr>
            <w:lang w:val="en-US"/>
          </w:rPr>
          <w:t>adds up</w:t>
        </w:r>
        <w:r w:rsidR="008311B5" w:rsidRPr="00E634C6">
          <w:rPr>
            <w:lang w:val="en-US"/>
          </w:rPr>
          <w:t xml:space="preserve"> </w:t>
        </w:r>
      </w:ins>
      <w:r w:rsidRPr="00E634C6">
        <w:rPr>
          <w:lang w:val="en-US"/>
        </w:rPr>
        <w:t xml:space="preserve">and </w:t>
      </w:r>
      <w:ins w:id="257" w:author="Audun Stien" w:date="2022-05-25T15:43:00Z">
        <w:r w:rsidR="00820626">
          <w:rPr>
            <w:lang w:val="en-US"/>
          </w:rPr>
          <w:t>will</w:t>
        </w:r>
      </w:ins>
      <w:del w:id="258" w:author="Audun Stien" w:date="2022-05-25T15:43:00Z">
        <w:r w:rsidRPr="00E634C6" w:rsidDel="00820626">
          <w:rPr>
            <w:lang w:val="en-US"/>
          </w:rPr>
          <w:delText>might</w:delText>
        </w:r>
      </w:del>
      <w:r w:rsidRPr="00E634C6">
        <w:rPr>
          <w:lang w:val="en-US"/>
        </w:rPr>
        <w:t xml:space="preserve"> be greater than that of a single, isolated house (Fig. 1B).</w:t>
      </w:r>
    </w:p>
    <w:p w14:paraId="79D7A419" w14:textId="32CAC3C4" w:rsidR="00D33022" w:rsidRPr="00E634C6" w:rsidRDefault="00341556">
      <w:pPr>
        <w:spacing w:after="354"/>
        <w:ind w:left="952" w:right="942"/>
        <w:rPr>
          <w:lang w:val="en-US"/>
        </w:rPr>
      </w:pPr>
      <w:r w:rsidRPr="00E634C6">
        <w:rPr>
          <w:lang w:val="en-US"/>
        </w:rPr>
        <w:t>To translate those representations into a mathematical form, now we decompose each of the impact terms (</w:t>
      </w:r>
      <w:proofErr w:type="gramStart"/>
      <w:r w:rsidRPr="00E634C6">
        <w:rPr>
          <w:lang w:val="en-US"/>
        </w:rPr>
        <w:t>i.e.</w:t>
      </w:r>
      <w:proofErr w:type="gramEnd"/>
      <w:r w:rsidRPr="00E634C6">
        <w:rPr>
          <w:lang w:val="en-US"/>
        </w:rPr>
        <w:t xml:space="preserve"> A, B, C, ...), in equation 2. Suppose that in the landscape there are </w:t>
      </w:r>
      <w:proofErr w:type="spellStart"/>
      <w:r w:rsidRPr="00E634C6">
        <w:rPr>
          <w:rFonts w:ascii="Cambria" w:eastAsia="Cambria" w:hAnsi="Cambria" w:cs="Cambria"/>
          <w:i/>
          <w:lang w:val="en-US"/>
        </w:rPr>
        <w:t>n</w:t>
      </w:r>
      <w:r w:rsidRPr="00E634C6">
        <w:rPr>
          <w:rFonts w:ascii="Cambria" w:eastAsia="Cambria" w:hAnsi="Cambria" w:cs="Cambria"/>
          <w:i/>
          <w:vertAlign w:val="subscript"/>
          <w:lang w:val="en-US"/>
        </w:rPr>
        <w:t>k</w:t>
      </w:r>
      <w:proofErr w:type="spellEnd"/>
      <w:r w:rsidRPr="00E634C6">
        <w:rPr>
          <w:rFonts w:ascii="Cambria" w:eastAsia="Cambria" w:hAnsi="Cambria" w:cs="Cambria"/>
          <w:i/>
          <w:vertAlign w:val="subscript"/>
          <w:lang w:val="en-US"/>
        </w:rPr>
        <w:t xml:space="preserve"> </w:t>
      </w:r>
      <w:r w:rsidRPr="00E634C6">
        <w:rPr>
          <w:lang w:val="en-US"/>
        </w:rPr>
        <w:t xml:space="preserve">features of the same type of infrastructure </w:t>
      </w:r>
      <w:r w:rsidRPr="00E634C6">
        <w:rPr>
          <w:rFonts w:ascii="Cambria" w:eastAsia="Cambria" w:hAnsi="Cambria" w:cs="Cambria"/>
          <w:i/>
          <w:lang w:val="en-US"/>
        </w:rPr>
        <w:t>k</w:t>
      </w:r>
      <w:r w:rsidRPr="00E634C6">
        <w:rPr>
          <w:lang w:val="en-US"/>
        </w:rPr>
        <w:t xml:space="preserve">, and let the </w:t>
      </w:r>
      <w:proofErr w:type="spellStart"/>
      <w:r w:rsidRPr="00E634C6">
        <w:rPr>
          <w:lang w:val="en-US"/>
        </w:rPr>
        <w:t>ZoI</w:t>
      </w:r>
      <w:proofErr w:type="spellEnd"/>
      <w:r w:rsidRPr="00E634C6">
        <w:rPr>
          <w:lang w:val="en-US"/>
        </w:rPr>
        <w:t xml:space="preserve"> of feature </w:t>
      </w:r>
      <w:proofErr w:type="spellStart"/>
      <w:r w:rsidRPr="00E634C6">
        <w:rPr>
          <w:rFonts w:ascii="Cambria" w:eastAsia="Cambria" w:hAnsi="Cambria" w:cs="Cambria"/>
          <w:i/>
          <w:lang w:val="en-US"/>
        </w:rPr>
        <w:t>i</w:t>
      </w:r>
      <w:proofErr w:type="spellEnd"/>
      <w:r w:rsidRPr="00E634C6">
        <w:rPr>
          <w:rFonts w:ascii="Cambria" w:eastAsia="Cambria" w:hAnsi="Cambria" w:cs="Cambria"/>
          <w:i/>
          <w:lang w:val="en-US"/>
        </w:rPr>
        <w:t xml:space="preserve"> </w:t>
      </w:r>
      <w:r w:rsidRPr="00E634C6">
        <w:rPr>
          <w:lang w:val="en-US"/>
        </w:rPr>
        <w:t xml:space="preserve">of an infrastructure </w:t>
      </w:r>
      <w:r w:rsidRPr="00E634C6">
        <w:rPr>
          <w:rFonts w:ascii="Cambria" w:eastAsia="Cambria" w:hAnsi="Cambria" w:cs="Cambria"/>
          <w:i/>
          <w:lang w:val="en-US"/>
        </w:rPr>
        <w:t xml:space="preserve">k </w:t>
      </w:r>
      <w:del w:id="259" w:author="Audun Stien" w:date="2022-05-25T15:44:00Z">
        <w:r w:rsidRPr="00E634C6" w:rsidDel="00F3574C">
          <w:rPr>
            <w:lang w:val="en-US"/>
          </w:rPr>
          <w:delText>follow a ZoI</w:delText>
        </w:r>
      </w:del>
      <w:ins w:id="260" w:author="Audun Stien" w:date="2022-05-25T15:44:00Z">
        <w:r w:rsidR="00B0527D">
          <w:rPr>
            <w:lang w:val="en-US"/>
          </w:rPr>
          <w:t>follow</w:t>
        </w:r>
      </w:ins>
      <w:r w:rsidRPr="00E634C6">
        <w:rPr>
          <w:lang w:val="en-US"/>
        </w:rPr>
        <w:t xml:space="preserve"> </w:t>
      </w:r>
      <w:r>
        <w:rPr>
          <w:rFonts w:ascii="Cambria" w:eastAsia="Cambria" w:hAnsi="Cambria" w:cs="Cambria"/>
          <w:i/>
        </w:rPr>
        <w:t>ϕ</w:t>
      </w:r>
      <w:proofErr w:type="spellStart"/>
      <w:r w:rsidRPr="00E634C6">
        <w:rPr>
          <w:rFonts w:ascii="Cambria" w:eastAsia="Cambria" w:hAnsi="Cambria" w:cs="Cambria"/>
          <w:i/>
          <w:vertAlign w:val="subscript"/>
          <w:lang w:val="en-US"/>
        </w:rPr>
        <w:t>i</w:t>
      </w:r>
      <w:r w:rsidRPr="00E634C6">
        <w:rPr>
          <w:rFonts w:ascii="Cambria" w:eastAsia="Cambria" w:hAnsi="Cambria" w:cs="Cambria"/>
          <w:i/>
          <w:sz w:val="15"/>
          <w:vertAlign w:val="subscript"/>
          <w:lang w:val="en-US"/>
        </w:rPr>
        <w:t>k</w:t>
      </w:r>
      <w:proofErr w:type="spellEnd"/>
      <w:r w:rsidRPr="00E634C6">
        <w:rPr>
          <w:rFonts w:ascii="Cambria" w:eastAsia="Cambria" w:hAnsi="Cambria" w:cs="Cambria"/>
          <w:i/>
          <w:sz w:val="15"/>
          <w:vertAlign w:val="subscript"/>
          <w:lang w:val="en-US"/>
        </w:rPr>
        <w:t xml:space="preserve"> </w:t>
      </w:r>
      <w:r w:rsidRPr="00E634C6">
        <w:rPr>
          <w:rFonts w:ascii="Cambria" w:eastAsia="Cambria" w:hAnsi="Cambria" w:cs="Cambria"/>
          <w:lang w:val="en-US"/>
        </w:rPr>
        <w:t xml:space="preserve">= </w:t>
      </w:r>
      <w:r w:rsidRPr="00E634C6">
        <w:rPr>
          <w:rFonts w:ascii="Cambria" w:eastAsia="Cambria" w:hAnsi="Cambria" w:cs="Cambria"/>
          <w:i/>
          <w:lang w:val="en-US"/>
        </w:rPr>
        <w:t>f</w:t>
      </w:r>
      <w:r w:rsidRPr="00E634C6">
        <w:rPr>
          <w:rFonts w:ascii="Cambria" w:eastAsia="Cambria" w:hAnsi="Cambria" w:cs="Cambria"/>
          <w:lang w:val="en-US"/>
        </w:rPr>
        <w:t>(</w:t>
      </w:r>
      <w:proofErr w:type="spellStart"/>
      <w:proofErr w:type="gramStart"/>
      <w:r w:rsidRPr="00E634C6">
        <w:rPr>
          <w:rFonts w:ascii="Cambria" w:eastAsia="Cambria" w:hAnsi="Cambria" w:cs="Cambria"/>
          <w:i/>
          <w:lang w:val="en-US"/>
        </w:rPr>
        <w:t>d</w:t>
      </w:r>
      <w:r w:rsidRPr="00E634C6">
        <w:rPr>
          <w:rFonts w:ascii="Cambria" w:eastAsia="Cambria" w:hAnsi="Cambria" w:cs="Cambria"/>
          <w:i/>
          <w:vertAlign w:val="subscript"/>
          <w:lang w:val="en-US"/>
        </w:rPr>
        <w:t>i</w:t>
      </w:r>
      <w:r w:rsidRPr="00E634C6">
        <w:rPr>
          <w:rFonts w:ascii="Cambria" w:eastAsia="Cambria" w:hAnsi="Cambria" w:cs="Cambria"/>
          <w:i/>
          <w:sz w:val="15"/>
          <w:vertAlign w:val="subscript"/>
          <w:lang w:val="en-US"/>
        </w:rPr>
        <w:t>k</w:t>
      </w:r>
      <w:r w:rsidRPr="00E634C6">
        <w:rPr>
          <w:rFonts w:ascii="Cambria" w:eastAsia="Cambria" w:hAnsi="Cambria" w:cs="Cambria"/>
          <w:lang w:val="en-US"/>
        </w:rPr>
        <w:t>;</w:t>
      </w:r>
      <w:r w:rsidRPr="00E634C6">
        <w:rPr>
          <w:rFonts w:ascii="Cambria" w:eastAsia="Cambria" w:hAnsi="Cambria" w:cs="Cambria"/>
          <w:i/>
          <w:lang w:val="en-US"/>
        </w:rPr>
        <w:t>r</w:t>
      </w:r>
      <w:r w:rsidRPr="00E634C6">
        <w:rPr>
          <w:rFonts w:ascii="Cambria" w:eastAsia="Cambria" w:hAnsi="Cambria" w:cs="Cambria"/>
          <w:i/>
          <w:vertAlign w:val="subscript"/>
          <w:lang w:val="en-US"/>
        </w:rPr>
        <w:t>k</w:t>
      </w:r>
      <w:proofErr w:type="spellEnd"/>
      <w:proofErr w:type="gramEnd"/>
      <w:r w:rsidRPr="00E634C6">
        <w:rPr>
          <w:rFonts w:ascii="Cambria" w:eastAsia="Cambria" w:hAnsi="Cambria" w:cs="Cambria"/>
          <w:lang w:val="en-US"/>
        </w:rPr>
        <w:t>)</w:t>
      </w:r>
      <w:r w:rsidRPr="00E634C6">
        <w:rPr>
          <w:lang w:val="en-US"/>
        </w:rPr>
        <w:t xml:space="preserve">, where </w:t>
      </w:r>
      <w:proofErr w:type="spellStart"/>
      <w:r w:rsidRPr="00E634C6">
        <w:rPr>
          <w:rFonts w:ascii="Cambria" w:eastAsia="Cambria" w:hAnsi="Cambria" w:cs="Cambria"/>
          <w:i/>
          <w:lang w:val="en-US"/>
        </w:rPr>
        <w:t>d</w:t>
      </w:r>
      <w:r w:rsidRPr="00E634C6">
        <w:rPr>
          <w:rFonts w:ascii="Cambria" w:eastAsia="Cambria" w:hAnsi="Cambria" w:cs="Cambria"/>
          <w:i/>
          <w:vertAlign w:val="subscript"/>
          <w:lang w:val="en-US"/>
        </w:rPr>
        <w:t>i</w:t>
      </w:r>
      <w:r w:rsidRPr="00E634C6">
        <w:rPr>
          <w:rFonts w:ascii="Cambria" w:eastAsia="Cambria" w:hAnsi="Cambria" w:cs="Cambria"/>
          <w:i/>
          <w:sz w:val="15"/>
          <w:vertAlign w:val="subscript"/>
          <w:lang w:val="en-US"/>
        </w:rPr>
        <w:t>k</w:t>
      </w:r>
      <w:proofErr w:type="spellEnd"/>
      <w:r w:rsidRPr="00E634C6">
        <w:rPr>
          <w:rFonts w:ascii="Cambria" w:eastAsia="Cambria" w:hAnsi="Cambria" w:cs="Cambria"/>
          <w:i/>
          <w:sz w:val="15"/>
          <w:vertAlign w:val="subscript"/>
          <w:lang w:val="en-US"/>
        </w:rPr>
        <w:t xml:space="preserve"> </w:t>
      </w:r>
      <w:r w:rsidRPr="00E634C6">
        <w:rPr>
          <w:lang w:val="en-US"/>
        </w:rPr>
        <w:t>is the distance to feature (</w:t>
      </w:r>
      <w:proofErr w:type="spellStart"/>
      <w:r w:rsidRPr="00E634C6">
        <w:rPr>
          <w:rFonts w:ascii="Cambria" w:eastAsia="Cambria" w:hAnsi="Cambria" w:cs="Cambria"/>
          <w:i/>
          <w:lang w:val="en-US"/>
        </w:rPr>
        <w:t>i</w:t>
      </w:r>
      <w:r w:rsidRPr="00E634C6">
        <w:rPr>
          <w:rFonts w:ascii="Cambria" w:eastAsia="Cambria" w:hAnsi="Cambria" w:cs="Cambria"/>
          <w:i/>
          <w:vertAlign w:val="subscript"/>
          <w:lang w:val="en-US"/>
        </w:rPr>
        <w:t>k</w:t>
      </w:r>
      <w:proofErr w:type="spellEnd"/>
      <w:r w:rsidRPr="00E634C6">
        <w:rPr>
          <w:lang w:val="en-US"/>
        </w:rPr>
        <w:t xml:space="preserve">) and </w:t>
      </w:r>
      <w:proofErr w:type="spellStart"/>
      <w:r w:rsidRPr="00E634C6">
        <w:rPr>
          <w:rFonts w:ascii="Cambria" w:eastAsia="Cambria" w:hAnsi="Cambria" w:cs="Cambria"/>
          <w:i/>
          <w:lang w:val="en-US"/>
        </w:rPr>
        <w:t>r</w:t>
      </w:r>
      <w:r w:rsidRPr="00E634C6">
        <w:rPr>
          <w:rFonts w:ascii="Cambria" w:eastAsia="Cambria" w:hAnsi="Cambria" w:cs="Cambria"/>
          <w:i/>
          <w:vertAlign w:val="subscript"/>
          <w:lang w:val="en-US"/>
        </w:rPr>
        <w:t>k</w:t>
      </w:r>
      <w:proofErr w:type="spellEnd"/>
      <w:r w:rsidRPr="00E634C6">
        <w:rPr>
          <w:rFonts w:ascii="Cambria" w:eastAsia="Cambria" w:hAnsi="Cambria" w:cs="Cambria"/>
          <w:i/>
          <w:vertAlign w:val="subscript"/>
          <w:lang w:val="en-US"/>
        </w:rPr>
        <w:t xml:space="preserve"> </w:t>
      </w:r>
      <w:r w:rsidRPr="00E634C6">
        <w:rPr>
          <w:lang w:val="en-US"/>
        </w:rPr>
        <w:t xml:space="preserve">is its </w:t>
      </w:r>
      <w:proofErr w:type="spellStart"/>
      <w:r w:rsidRPr="00E634C6">
        <w:rPr>
          <w:lang w:val="en-US"/>
        </w:rPr>
        <w:t>ZoI</w:t>
      </w:r>
      <w:proofErr w:type="spellEnd"/>
      <w:r w:rsidRPr="00E634C6">
        <w:rPr>
          <w:lang w:val="en-US"/>
        </w:rPr>
        <w:t xml:space="preserve"> radius. We can sum the effect of each feature on animal habitat selection</w:t>
      </w:r>
      <w:ins w:id="261" w:author="Audun Stien" w:date="2022-05-30T09:49:00Z">
        <w:r w:rsidR="00C07B13">
          <w:rPr>
            <w:lang w:val="en-US"/>
          </w:rPr>
          <w:t xml:space="preserve"> </w:t>
        </w:r>
        <w:r w:rsidR="00BB6389">
          <w:rPr>
            <w:lang w:val="en-US"/>
          </w:rPr>
          <w:t xml:space="preserve">in </w:t>
        </w:r>
      </w:ins>
      <w:ins w:id="262" w:author="Audun Stien" w:date="2022-05-30T09:55:00Z">
        <w:r w:rsidR="00720CAF">
          <w:rPr>
            <w:lang w:val="en-US"/>
          </w:rPr>
          <w:t xml:space="preserve">spatial </w:t>
        </w:r>
      </w:ins>
      <w:ins w:id="263" w:author="Audun Stien" w:date="2022-05-30T09:49:00Z">
        <w:r w:rsidR="00BB6389">
          <w:rPr>
            <w:lang w:val="en-US"/>
          </w:rPr>
          <w:t>p</w:t>
        </w:r>
      </w:ins>
      <w:ins w:id="264" w:author="Audun Stien" w:date="2022-05-30T09:50:00Z">
        <w:r w:rsidR="00BB6389">
          <w:rPr>
            <w:lang w:val="en-US"/>
          </w:rPr>
          <w:t>oint j</w:t>
        </w:r>
      </w:ins>
      <w:ins w:id="265" w:author="Audun Stien" w:date="2022-05-30T09:58:00Z">
        <w:r w:rsidR="00D32D03">
          <w:rPr>
            <w:lang w:val="en-US"/>
          </w:rPr>
          <w:t xml:space="preserve">, </w:t>
        </w:r>
      </w:ins>
      <w:ins w:id="266" w:author="Audun Stien" w:date="2022-05-30T09:59:00Z">
        <w:r w:rsidR="00D32D03">
          <w:rPr>
            <w:lang w:val="en-US"/>
          </w:rPr>
          <w:t>with</w:t>
        </w:r>
      </w:ins>
      <w:ins w:id="267" w:author="Audun Stien" w:date="2022-05-30T09:58:00Z">
        <w:r w:rsidR="00D32D03">
          <w:rPr>
            <w:lang w:val="en-US"/>
          </w:rPr>
          <w:t xml:space="preserve"> </w:t>
        </w:r>
        <w:proofErr w:type="spellStart"/>
        <w:r w:rsidR="00D32D03" w:rsidRPr="00E634C6">
          <w:rPr>
            <w:rFonts w:ascii="Cambria" w:eastAsia="Cambria" w:hAnsi="Cambria" w:cs="Cambria"/>
            <w:i/>
            <w:lang w:val="en-US"/>
          </w:rPr>
          <w:t>d</w:t>
        </w:r>
        <w:r w:rsidR="00D32D03" w:rsidRPr="00E634C6">
          <w:rPr>
            <w:rFonts w:ascii="Cambria" w:eastAsia="Cambria" w:hAnsi="Cambria" w:cs="Cambria"/>
            <w:i/>
            <w:vertAlign w:val="subscript"/>
            <w:lang w:val="en-US"/>
          </w:rPr>
          <w:t>i</w:t>
        </w:r>
        <w:r w:rsidR="00D32D03">
          <w:rPr>
            <w:rFonts w:ascii="Cambria" w:eastAsia="Cambria" w:hAnsi="Cambria" w:cs="Cambria"/>
            <w:i/>
            <w:vertAlign w:val="subscript"/>
            <w:lang w:val="en-US"/>
          </w:rPr>
          <w:t>j</w:t>
        </w:r>
        <w:r w:rsidR="00D32D03" w:rsidRPr="00E634C6">
          <w:rPr>
            <w:rFonts w:ascii="Cambria" w:eastAsia="Cambria" w:hAnsi="Cambria" w:cs="Cambria"/>
            <w:i/>
            <w:sz w:val="15"/>
            <w:vertAlign w:val="subscript"/>
            <w:lang w:val="en-US"/>
          </w:rPr>
          <w:t>k</w:t>
        </w:r>
      </w:ins>
      <w:proofErr w:type="spellEnd"/>
      <w:del w:id="268" w:author="Audun Stien" w:date="2022-05-30T09:59:00Z">
        <w:r w:rsidRPr="00E634C6" w:rsidDel="00C245DC">
          <w:rPr>
            <w:lang w:val="en-US"/>
          </w:rPr>
          <w:delText>,</w:delText>
        </w:r>
      </w:del>
      <w:ins w:id="269" w:author="Audun Stien" w:date="2022-05-30T09:59:00Z">
        <w:r w:rsidR="00D32D03">
          <w:rPr>
            <w:lang w:val="en-US"/>
          </w:rPr>
          <w:t xml:space="preserve"> being the distance between point j and feature </w:t>
        </w:r>
        <w:proofErr w:type="spellStart"/>
        <w:r w:rsidR="00C245DC">
          <w:rPr>
            <w:lang w:val="en-US"/>
          </w:rPr>
          <w:t>i</w:t>
        </w:r>
        <w:proofErr w:type="spellEnd"/>
        <w:r w:rsidR="00C245DC">
          <w:rPr>
            <w:lang w:val="en-US"/>
          </w:rPr>
          <w:t>,</w:t>
        </w:r>
      </w:ins>
      <w:r w:rsidRPr="00E634C6">
        <w:rPr>
          <w:lang w:val="en-US"/>
        </w:rPr>
        <w:t xml:space="preserve"> </w:t>
      </w:r>
      <w:ins w:id="270" w:author="Audun Stien" w:date="2022-05-30T09:59:00Z">
        <w:r w:rsidR="00C245DC">
          <w:rPr>
            <w:lang w:val="en-US"/>
          </w:rPr>
          <w:t>and</w:t>
        </w:r>
      </w:ins>
      <w:del w:id="271" w:author="Audun Stien" w:date="2022-05-30T09:59:00Z">
        <w:r w:rsidRPr="00E634C6" w:rsidDel="00C245DC">
          <w:rPr>
            <w:lang w:val="en-US"/>
          </w:rPr>
          <w:delText>so</w:delText>
        </w:r>
        <w:r w:rsidRPr="00E634C6" w:rsidDel="00FE6EEC">
          <w:rPr>
            <w:lang w:val="en-US"/>
          </w:rPr>
          <w:delText xml:space="preserve"> that</w:delText>
        </w:r>
      </w:del>
      <w:r w:rsidRPr="00E634C6">
        <w:rPr>
          <w:lang w:val="en-US"/>
        </w:rPr>
        <w:t xml:space="preserve"> the impact terms in equation 2 become:</w:t>
      </w:r>
    </w:p>
    <w:p w14:paraId="60BF480B" w14:textId="77777777" w:rsidR="00D33022" w:rsidRDefault="00341556">
      <w:pPr>
        <w:spacing w:after="150" w:line="265" w:lineRule="auto"/>
        <w:ind w:left="618" w:right="0"/>
        <w:jc w:val="center"/>
      </w:pPr>
      <w:proofErr w:type="spellStart"/>
      <w:r>
        <w:rPr>
          <w:rFonts w:ascii="Cambria" w:eastAsia="Cambria" w:hAnsi="Cambria" w:cs="Cambria"/>
          <w:i/>
          <w:sz w:val="14"/>
        </w:rPr>
        <w:lastRenderedPageBreak/>
        <w:t>n</w:t>
      </w:r>
      <w:r>
        <w:rPr>
          <w:rFonts w:ascii="Cambria" w:eastAsia="Cambria" w:hAnsi="Cambria" w:cs="Cambria"/>
          <w:i/>
          <w:sz w:val="14"/>
          <w:vertAlign w:val="subscript"/>
        </w:rPr>
        <w:t>k</w:t>
      </w:r>
      <w:proofErr w:type="spellEnd"/>
    </w:p>
    <w:p w14:paraId="253BBCAB" w14:textId="213A0E5A" w:rsidR="00D33022" w:rsidRDefault="00341556">
      <w:pPr>
        <w:tabs>
          <w:tab w:val="center" w:pos="5176"/>
          <w:tab w:val="center" w:pos="9301"/>
        </w:tabs>
        <w:spacing w:after="10" w:line="259" w:lineRule="auto"/>
        <w:ind w:left="0" w:right="0" w:firstLine="0"/>
        <w:jc w:val="left"/>
      </w:pPr>
      <w:r>
        <w:rPr>
          <w:sz w:val="22"/>
        </w:rPr>
        <w:tab/>
      </w:r>
      <w:proofErr w:type="spellStart"/>
      <w:proofErr w:type="gramStart"/>
      <w:r>
        <w:rPr>
          <w:rFonts w:ascii="Cambria" w:eastAsia="Cambria" w:hAnsi="Cambria" w:cs="Cambria"/>
          <w:i/>
        </w:rPr>
        <w:t>I</w:t>
      </w:r>
      <w:ins w:id="272" w:author="Audun Stien" w:date="2022-05-30T09:50:00Z">
        <w:r w:rsidR="00BB6389">
          <w:rPr>
            <w:rFonts w:ascii="Cambria" w:eastAsia="Cambria" w:hAnsi="Cambria" w:cs="Cambria"/>
            <w:i/>
          </w:rPr>
          <w:t>j,</w:t>
        </w:r>
      </w:ins>
      <w:r>
        <w:rPr>
          <w:rFonts w:ascii="Cambria" w:eastAsia="Cambria" w:hAnsi="Cambria" w:cs="Cambria"/>
          <w:i/>
          <w:sz w:val="14"/>
        </w:rPr>
        <w:t>k</w:t>
      </w:r>
      <w:proofErr w:type="spellEnd"/>
      <w:proofErr w:type="gramEnd"/>
      <w:r>
        <w:rPr>
          <w:rFonts w:ascii="Cambria" w:eastAsia="Cambria" w:hAnsi="Cambria" w:cs="Cambria"/>
          <w:i/>
          <w:sz w:val="14"/>
        </w:rPr>
        <w:t xml:space="preserve"> </w:t>
      </w:r>
      <w:r>
        <w:rPr>
          <w:rFonts w:ascii="Cambria" w:eastAsia="Cambria" w:hAnsi="Cambria" w:cs="Cambria"/>
        </w:rPr>
        <w:t xml:space="preserve">= </w:t>
      </w:r>
      <w:r>
        <w:rPr>
          <w:rFonts w:ascii="Cambria" w:eastAsia="Cambria" w:hAnsi="Cambria" w:cs="Cambria"/>
          <w:i/>
        </w:rPr>
        <w:t>β</w:t>
      </w:r>
      <w:proofErr w:type="spellStart"/>
      <w:r>
        <w:rPr>
          <w:rFonts w:ascii="Cambria" w:eastAsia="Cambria" w:hAnsi="Cambria" w:cs="Cambria"/>
          <w:i/>
          <w:sz w:val="14"/>
        </w:rPr>
        <w:t>k</w:t>
      </w:r>
      <w:r>
        <w:rPr>
          <w:rFonts w:ascii="Cambria" w:eastAsia="Cambria" w:hAnsi="Cambria" w:cs="Cambria"/>
          <w:i/>
        </w:rPr>
        <w:t>X</w:t>
      </w:r>
      <w:r>
        <w:rPr>
          <w:rFonts w:ascii="Cambria" w:eastAsia="Cambria" w:hAnsi="Cambria" w:cs="Cambria"/>
          <w:i/>
          <w:sz w:val="14"/>
        </w:rPr>
        <w:t>k</w:t>
      </w:r>
      <w:proofErr w:type="spellEnd"/>
      <w:r>
        <w:rPr>
          <w:rFonts w:ascii="Cambria" w:eastAsia="Cambria" w:hAnsi="Cambria" w:cs="Cambria"/>
          <w:i/>
          <w:sz w:val="14"/>
        </w:rPr>
        <w:t xml:space="preserve"> </w:t>
      </w:r>
      <w:r>
        <w:rPr>
          <w:rFonts w:ascii="Cambria" w:eastAsia="Cambria" w:hAnsi="Cambria" w:cs="Cambria"/>
        </w:rPr>
        <w:t xml:space="preserve">= </w:t>
      </w:r>
      <w:proofErr w:type="spellStart"/>
      <w:r>
        <w:rPr>
          <w:rFonts w:ascii="Cambria" w:eastAsia="Cambria" w:hAnsi="Cambria" w:cs="Cambria"/>
        </w:rPr>
        <w:t>X</w:t>
      </w:r>
      <w:proofErr w:type="spellEnd"/>
      <w:r>
        <w:rPr>
          <w:rFonts w:ascii="Cambria" w:eastAsia="Cambria" w:hAnsi="Cambria" w:cs="Cambria"/>
          <w:i/>
        </w:rPr>
        <w:t>β</w:t>
      </w:r>
      <w:r>
        <w:rPr>
          <w:rFonts w:ascii="Cambria" w:eastAsia="Cambria" w:hAnsi="Cambria" w:cs="Cambria"/>
          <w:i/>
          <w:sz w:val="14"/>
        </w:rPr>
        <w:t>i</w:t>
      </w:r>
      <w:r>
        <w:rPr>
          <w:rFonts w:ascii="Cambria" w:eastAsia="Cambria" w:hAnsi="Cambria" w:cs="Cambria"/>
          <w:i/>
          <w:sz w:val="10"/>
        </w:rPr>
        <w:t>k</w:t>
      </w:r>
      <w:r>
        <w:rPr>
          <w:rFonts w:ascii="Cambria" w:eastAsia="Cambria" w:hAnsi="Cambria" w:cs="Cambria"/>
          <w:i/>
        </w:rPr>
        <w:t>ϕ</w:t>
      </w:r>
      <w:r>
        <w:rPr>
          <w:rFonts w:ascii="Cambria" w:eastAsia="Cambria" w:hAnsi="Cambria" w:cs="Cambria"/>
          <w:i/>
          <w:sz w:val="14"/>
        </w:rPr>
        <w:t>i</w:t>
      </w:r>
      <w:r>
        <w:rPr>
          <w:rFonts w:ascii="Cambria" w:eastAsia="Cambria" w:hAnsi="Cambria" w:cs="Cambria"/>
          <w:i/>
          <w:sz w:val="10"/>
        </w:rPr>
        <w:t>k</w:t>
      </w:r>
      <w:r>
        <w:rPr>
          <w:rFonts w:ascii="Cambria" w:eastAsia="Cambria" w:hAnsi="Cambria" w:cs="Cambria"/>
          <w:i/>
          <w:sz w:val="10"/>
        </w:rPr>
        <w:tab/>
      </w:r>
      <w:r>
        <w:t>(3)</w:t>
      </w:r>
    </w:p>
    <w:p w14:paraId="7FC1AA75" w14:textId="77777777" w:rsidR="00D33022" w:rsidRDefault="00341556">
      <w:pPr>
        <w:spacing w:after="419" w:line="259" w:lineRule="auto"/>
        <w:ind w:left="619" w:right="0" w:firstLine="0"/>
        <w:jc w:val="center"/>
      </w:pPr>
      <w:r>
        <w:rPr>
          <w:rFonts w:ascii="Cambria" w:eastAsia="Cambria" w:hAnsi="Cambria" w:cs="Cambria"/>
          <w:i/>
          <w:sz w:val="14"/>
        </w:rPr>
        <w:t>i</w:t>
      </w:r>
      <w:r>
        <w:rPr>
          <w:rFonts w:ascii="Cambria" w:eastAsia="Cambria" w:hAnsi="Cambria" w:cs="Cambria"/>
          <w:sz w:val="14"/>
        </w:rPr>
        <w:t>=1</w:t>
      </w:r>
    </w:p>
    <w:p w14:paraId="43B54F80" w14:textId="7F171D38" w:rsidR="00D33022" w:rsidRPr="005B2187" w:rsidRDefault="00341556">
      <w:pPr>
        <w:ind w:left="952" w:right="942"/>
        <w:rPr>
          <w:lang w:val="en-US"/>
          <w:rPrChange w:id="273" w:author="Audun Stien" w:date="2022-05-30T10:00:00Z">
            <w:rPr/>
          </w:rPrChange>
        </w:rPr>
      </w:pPr>
      <w:r w:rsidRPr="00E634C6">
        <w:rPr>
          <w:lang w:val="en-US"/>
        </w:rPr>
        <w:t xml:space="preserve">Typically, only the nearest feature is considered, resulting on the implicit assumption that </w:t>
      </w:r>
      <w:r>
        <w:rPr>
          <w:rFonts w:ascii="Cambria" w:eastAsia="Cambria" w:hAnsi="Cambria" w:cs="Cambria"/>
          <w:i/>
        </w:rPr>
        <w:t>β</w:t>
      </w:r>
      <w:proofErr w:type="spellStart"/>
      <w:r w:rsidRPr="00E634C6">
        <w:rPr>
          <w:rFonts w:ascii="Cambria" w:eastAsia="Cambria" w:hAnsi="Cambria" w:cs="Cambria"/>
          <w:i/>
          <w:vertAlign w:val="subscript"/>
          <w:lang w:val="en-US"/>
        </w:rPr>
        <w:t>i</w:t>
      </w:r>
      <w:proofErr w:type="spellEnd"/>
      <w:r w:rsidRPr="00E634C6">
        <w:rPr>
          <w:rFonts w:ascii="Cambria" w:eastAsia="Cambria" w:hAnsi="Cambria" w:cs="Cambria"/>
          <w:i/>
          <w:vertAlign w:val="subscript"/>
          <w:lang w:val="en-US"/>
        </w:rPr>
        <w:t xml:space="preserve"> </w:t>
      </w:r>
      <w:r w:rsidRPr="00E634C6">
        <w:rPr>
          <w:rFonts w:ascii="Cambria" w:eastAsia="Cambria" w:hAnsi="Cambria" w:cs="Cambria"/>
          <w:lang w:val="en-US"/>
        </w:rPr>
        <w:t xml:space="preserve">= 0 </w:t>
      </w:r>
      <w:r w:rsidRPr="00E634C6">
        <w:rPr>
          <w:lang w:val="en-US"/>
        </w:rPr>
        <w:t xml:space="preserve">for all </w:t>
      </w:r>
      <w:del w:id="274" w:author="Audun Stien" w:date="2022-05-30T10:00:00Z">
        <w:r w:rsidRPr="00E634C6" w:rsidDel="005B2187">
          <w:rPr>
            <w:rFonts w:ascii="Cambria" w:eastAsia="Cambria" w:hAnsi="Cambria" w:cs="Cambria"/>
            <w:i/>
            <w:lang w:val="en-US"/>
          </w:rPr>
          <w:delText xml:space="preserve">i &gt; </w:delText>
        </w:r>
        <w:r w:rsidRPr="00E634C6" w:rsidDel="005B2187">
          <w:rPr>
            <w:rFonts w:ascii="Cambria" w:eastAsia="Cambria" w:hAnsi="Cambria" w:cs="Cambria"/>
            <w:lang w:val="en-US"/>
          </w:rPr>
          <w:delText xml:space="preserve">1 </w:delText>
        </w:r>
        <w:r w:rsidRPr="00E634C6" w:rsidDel="005B2187">
          <w:rPr>
            <w:lang w:val="en-US"/>
          </w:rPr>
          <w:delText>(where the features are ordered by increasing distance)</w:delText>
        </w:r>
      </w:del>
      <w:ins w:id="275" w:author="Audun Stien" w:date="2022-05-30T10:00:00Z">
        <w:r w:rsidR="005B2187" w:rsidRPr="005B2187">
          <w:rPr>
            <w:rFonts w:ascii="Cambria" w:eastAsia="Cambria" w:hAnsi="Cambria" w:cs="Cambria"/>
            <w:iCs/>
            <w:lang w:val="en-US"/>
            <w:rPrChange w:id="276" w:author="Audun Stien" w:date="2022-05-30T10:00:00Z">
              <w:rPr>
                <w:rFonts w:ascii="Cambria" w:eastAsia="Cambria" w:hAnsi="Cambria" w:cs="Cambria"/>
                <w:i/>
                <w:lang w:val="en-US"/>
              </w:rPr>
            </w:rPrChange>
          </w:rPr>
          <w:t>but the nearest feature</w:t>
        </w:r>
      </w:ins>
      <w:r w:rsidRPr="00E634C6">
        <w:rPr>
          <w:lang w:val="en-US"/>
        </w:rPr>
        <w:t xml:space="preserve">. </w:t>
      </w:r>
      <w:r w:rsidRPr="005B2187">
        <w:rPr>
          <w:lang w:val="en-US"/>
          <w:rPrChange w:id="277" w:author="Audun Stien" w:date="2022-05-30T10:00:00Z">
            <w:rPr/>
          </w:rPrChange>
        </w:rPr>
        <w:t>Thus, eq. 3 turns into:</w:t>
      </w:r>
    </w:p>
    <w:p w14:paraId="1DB7CB3A" w14:textId="77777777" w:rsidR="00D33022" w:rsidRDefault="00341556">
      <w:pPr>
        <w:spacing w:after="232" w:line="259" w:lineRule="auto"/>
        <w:ind w:left="1380" w:right="0" w:firstLine="0"/>
        <w:jc w:val="left"/>
      </w:pPr>
      <w:r>
        <w:rPr>
          <w:noProof/>
        </w:rPr>
        <w:drawing>
          <wp:inline distT="0" distB="0" distL="0" distR="0" wp14:anchorId="6E9AD013" wp14:editId="442D519D">
            <wp:extent cx="4834942" cy="6448410"/>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22"/>
                    <a:stretch>
                      <a:fillRect/>
                    </a:stretch>
                  </pic:blipFill>
                  <pic:spPr>
                    <a:xfrm>
                      <a:off x="0" y="0"/>
                      <a:ext cx="4834942" cy="6448410"/>
                    </a:xfrm>
                    <a:prstGeom prst="rect">
                      <a:avLst/>
                    </a:prstGeom>
                  </pic:spPr>
                </pic:pic>
              </a:graphicData>
            </a:graphic>
          </wp:inline>
        </w:drawing>
      </w:r>
    </w:p>
    <w:p w14:paraId="2EFC2EDD" w14:textId="77777777" w:rsidR="00D33022" w:rsidRPr="00E634C6" w:rsidRDefault="00341556">
      <w:pPr>
        <w:spacing w:line="268" w:lineRule="auto"/>
        <w:ind w:left="952" w:right="942"/>
        <w:rPr>
          <w:lang w:val="en-US"/>
        </w:rPr>
      </w:pPr>
      <w:r w:rsidRPr="00E634C6">
        <w:rPr>
          <w:lang w:val="en-US"/>
        </w:rPr>
        <w:lastRenderedPageBreak/>
        <w:t xml:space="preserve">Figure 1: Illustration of the </w:t>
      </w:r>
      <w:proofErr w:type="spellStart"/>
      <w:r w:rsidRPr="00E634C6">
        <w:rPr>
          <w:lang w:val="en-US"/>
        </w:rPr>
        <w:t>ZoI</w:t>
      </w:r>
      <w:proofErr w:type="spellEnd"/>
      <w:r w:rsidRPr="00E634C6">
        <w:rPr>
          <w:lang w:val="en-US"/>
        </w:rPr>
        <w:t xml:space="preserve"> of infrastructure features in one dimensional space, using houses as example. (A) Examples of </w:t>
      </w:r>
      <w:proofErr w:type="spellStart"/>
      <w:r w:rsidRPr="00E634C6">
        <w:rPr>
          <w:lang w:val="en-US"/>
        </w:rPr>
        <w:t>ZoI</w:t>
      </w:r>
      <w:proofErr w:type="spellEnd"/>
      <w:r w:rsidRPr="00E634C6">
        <w:rPr>
          <w:lang w:val="en-US"/>
        </w:rPr>
        <w:t xml:space="preserve"> functions </w:t>
      </w:r>
      <w:r>
        <w:rPr>
          <w:rFonts w:ascii="Cambria" w:eastAsia="Cambria" w:hAnsi="Cambria" w:cs="Cambria"/>
          <w:i/>
        </w:rPr>
        <w:t>ϕ</w:t>
      </w:r>
      <w:r w:rsidRPr="00E634C6">
        <w:rPr>
          <w:rFonts w:ascii="Cambria" w:eastAsia="Cambria" w:hAnsi="Cambria" w:cs="Cambria"/>
          <w:i/>
          <w:lang w:val="en-US"/>
        </w:rPr>
        <w:t xml:space="preserve"> </w:t>
      </w:r>
      <w:r w:rsidRPr="00E634C6">
        <w:rPr>
          <w:lang w:val="en-US"/>
        </w:rPr>
        <w:t xml:space="preserve">with different shapes of decay with distance from feature, </w:t>
      </w:r>
      <w:r w:rsidRPr="00E634C6">
        <w:rPr>
          <w:rFonts w:ascii="Cambria" w:eastAsia="Cambria" w:hAnsi="Cambria" w:cs="Cambria"/>
          <w:i/>
          <w:lang w:val="en-US"/>
        </w:rPr>
        <w:t>d</w:t>
      </w:r>
      <w:r w:rsidRPr="00E634C6">
        <w:rPr>
          <w:lang w:val="en-US"/>
        </w:rPr>
        <w:t xml:space="preserve">. A house has only an influence within its </w:t>
      </w:r>
      <w:proofErr w:type="spellStart"/>
      <w:r w:rsidRPr="00E634C6">
        <w:rPr>
          <w:lang w:val="en-US"/>
        </w:rPr>
        <w:t>ZoI</w:t>
      </w:r>
      <w:proofErr w:type="spellEnd"/>
      <w:r w:rsidRPr="00E634C6">
        <w:rPr>
          <w:lang w:val="en-US"/>
        </w:rPr>
        <w:t xml:space="preserve"> radius (here </w:t>
      </w:r>
      <w:r w:rsidRPr="00E634C6">
        <w:rPr>
          <w:rFonts w:ascii="Cambria" w:eastAsia="Cambria" w:hAnsi="Cambria" w:cs="Cambria"/>
          <w:i/>
          <w:lang w:val="en-US"/>
        </w:rPr>
        <w:t xml:space="preserve">r </w:t>
      </w:r>
      <w:r w:rsidRPr="00E634C6">
        <w:rPr>
          <w:rFonts w:ascii="Cambria" w:eastAsia="Cambria" w:hAnsi="Cambria" w:cs="Cambria"/>
          <w:lang w:val="en-US"/>
        </w:rPr>
        <w:t xml:space="preserve">= 3 </w:t>
      </w:r>
      <w:r w:rsidRPr="00E634C6">
        <w:rPr>
          <w:lang w:val="en-US"/>
        </w:rPr>
        <w:t xml:space="preserve">km). For the threshold function, the influence remains constant within the </w:t>
      </w:r>
      <w:proofErr w:type="spellStart"/>
      <w:r w:rsidRPr="00E634C6">
        <w:rPr>
          <w:lang w:val="en-US"/>
        </w:rPr>
        <w:t>ZoI</w:t>
      </w:r>
      <w:proofErr w:type="spellEnd"/>
      <w:r w:rsidRPr="00E634C6">
        <w:rPr>
          <w:lang w:val="en-US"/>
        </w:rPr>
        <w:t xml:space="preserve"> and drops to zero beyond it, whereas for both the linear and Gaussian functions it declines monotonically </w:t>
      </w:r>
      <w:proofErr w:type="spellStart"/>
      <w:r w:rsidRPr="00E634C6">
        <w:rPr>
          <w:lang w:val="en-US"/>
        </w:rPr>
        <w:t xml:space="preserve">for </w:t>
      </w:r>
      <w:r w:rsidRPr="00E634C6">
        <w:rPr>
          <w:rFonts w:ascii="Cambria" w:eastAsia="Cambria" w:hAnsi="Cambria" w:cs="Cambria"/>
          <w:i/>
          <w:lang w:val="en-US"/>
        </w:rPr>
        <w:t>d</w:t>
      </w:r>
      <w:proofErr w:type="spellEnd"/>
      <w:r w:rsidRPr="00E634C6">
        <w:rPr>
          <w:rFonts w:ascii="Cambria" w:eastAsia="Cambria" w:hAnsi="Cambria" w:cs="Cambria"/>
          <w:i/>
          <w:lang w:val="en-US"/>
        </w:rPr>
        <w:t xml:space="preserve"> </w:t>
      </w:r>
      <w:r w:rsidRPr="00E634C6">
        <w:rPr>
          <w:rFonts w:ascii="Cambria" w:eastAsia="Cambria" w:hAnsi="Cambria" w:cs="Cambria"/>
          <w:lang w:val="en-US"/>
        </w:rPr>
        <w:t xml:space="preserve">≤ </w:t>
      </w:r>
      <w:r w:rsidRPr="00E634C6">
        <w:rPr>
          <w:rFonts w:ascii="Cambria" w:eastAsia="Cambria" w:hAnsi="Cambria" w:cs="Cambria"/>
          <w:i/>
          <w:lang w:val="en-US"/>
        </w:rPr>
        <w:t>r</w:t>
      </w:r>
      <w:r w:rsidRPr="00E634C6">
        <w:rPr>
          <w:lang w:val="en-US"/>
        </w:rPr>
        <w:t xml:space="preserve">. (B) Representation of the </w:t>
      </w:r>
      <w:proofErr w:type="spellStart"/>
      <w:r w:rsidRPr="00E634C6">
        <w:rPr>
          <w:lang w:val="en-US"/>
        </w:rPr>
        <w:t>ZoI</w:t>
      </w:r>
      <w:proofErr w:type="spellEnd"/>
      <w:r w:rsidRPr="00E634C6">
        <w:rPr>
          <w:lang w:val="en-US"/>
        </w:rPr>
        <w:t xml:space="preserve"> of multiple houses by considering only the nearest feature (</w:t>
      </w:r>
      <w:r>
        <w:rPr>
          <w:rFonts w:ascii="Cambria" w:eastAsia="Cambria" w:hAnsi="Cambria" w:cs="Cambria"/>
          <w:i/>
        </w:rPr>
        <w:t>ϕ</w:t>
      </w:r>
      <w:r w:rsidRPr="00E634C6">
        <w:rPr>
          <w:rFonts w:ascii="Cambria" w:eastAsia="Cambria" w:hAnsi="Cambria" w:cs="Cambria"/>
          <w:i/>
          <w:vertAlign w:val="subscript"/>
          <w:lang w:val="en-US"/>
        </w:rPr>
        <w:t>nearest</w:t>
      </w:r>
      <w:r w:rsidRPr="00E634C6">
        <w:rPr>
          <w:lang w:val="en-US"/>
        </w:rPr>
        <w:t xml:space="preserve">, upper row) or the cumulative </w:t>
      </w:r>
      <w:proofErr w:type="spellStart"/>
      <w:r w:rsidRPr="00E634C6">
        <w:rPr>
          <w:lang w:val="en-US"/>
        </w:rPr>
        <w:t>ZoI</w:t>
      </w:r>
      <w:proofErr w:type="spellEnd"/>
      <w:r w:rsidRPr="00E634C6">
        <w:rPr>
          <w:lang w:val="en-US"/>
        </w:rPr>
        <w:t xml:space="preserve"> of multiple features (</w:t>
      </w:r>
      <w:r>
        <w:rPr>
          <w:rFonts w:ascii="Cambria" w:eastAsia="Cambria" w:hAnsi="Cambria" w:cs="Cambria"/>
          <w:i/>
        </w:rPr>
        <w:t>ϕ</w:t>
      </w:r>
      <w:r w:rsidRPr="00E634C6">
        <w:rPr>
          <w:rFonts w:ascii="Cambria" w:eastAsia="Cambria" w:hAnsi="Cambria" w:cs="Cambria"/>
          <w:i/>
          <w:vertAlign w:val="subscript"/>
          <w:lang w:val="en-US"/>
        </w:rPr>
        <w:t>cumulative</w:t>
      </w:r>
      <w:r w:rsidRPr="00E634C6">
        <w:rPr>
          <w:lang w:val="en-US"/>
        </w:rPr>
        <w:t xml:space="preserve">, bottom row), for different shapes. If only the nearest house is considered,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does not exceed one; when all houses act cumulatively,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can be much higher than one.</w:t>
      </w:r>
    </w:p>
    <w:p w14:paraId="1B9E9001" w14:textId="77777777" w:rsidR="00D33022" w:rsidRPr="00E634C6" w:rsidRDefault="00341556">
      <w:pPr>
        <w:spacing w:after="0" w:line="259" w:lineRule="auto"/>
        <w:ind w:left="0" w:right="492" w:firstLine="0"/>
        <w:jc w:val="center"/>
        <w:rPr>
          <w:lang w:val="en-US"/>
        </w:rPr>
      </w:pPr>
      <w:proofErr w:type="spellStart"/>
      <w:r w:rsidRPr="00E634C6">
        <w:rPr>
          <w:rFonts w:ascii="Cambria" w:eastAsia="Cambria" w:hAnsi="Cambria" w:cs="Cambria"/>
          <w:i/>
          <w:lang w:val="en-US"/>
        </w:rPr>
        <w:t>I</w:t>
      </w:r>
      <w:r w:rsidRPr="00E634C6">
        <w:rPr>
          <w:rFonts w:ascii="Cambria" w:eastAsia="Cambria" w:hAnsi="Cambria" w:cs="Cambria"/>
          <w:i/>
          <w:sz w:val="14"/>
          <w:lang w:val="en-US"/>
        </w:rPr>
        <w:t>k</w:t>
      </w:r>
      <w:proofErr w:type="spellEnd"/>
      <w:r w:rsidRPr="00E634C6">
        <w:rPr>
          <w:rFonts w:ascii="Cambria" w:eastAsia="Cambria" w:hAnsi="Cambria" w:cs="Cambria"/>
          <w:i/>
          <w:sz w:val="14"/>
          <w:lang w:val="en-US"/>
        </w:rPr>
        <w:t xml:space="preserve"> </w:t>
      </w:r>
      <w:r w:rsidRPr="00E634C6">
        <w:rPr>
          <w:rFonts w:ascii="Cambria" w:eastAsia="Cambria" w:hAnsi="Cambria" w:cs="Cambria"/>
          <w:lang w:val="en-US"/>
        </w:rPr>
        <w:t xml:space="preserve">= </w:t>
      </w:r>
      <w:r>
        <w:rPr>
          <w:rFonts w:ascii="Cambria" w:eastAsia="Cambria" w:hAnsi="Cambria" w:cs="Cambria"/>
          <w:i/>
        </w:rPr>
        <w:t>β</w:t>
      </w:r>
      <w:r w:rsidRPr="00E634C6">
        <w:rPr>
          <w:rFonts w:ascii="Cambria" w:eastAsia="Cambria" w:hAnsi="Cambria" w:cs="Cambria"/>
          <w:sz w:val="14"/>
          <w:lang w:val="en-US"/>
        </w:rPr>
        <w:t>1</w:t>
      </w:r>
      <w:r w:rsidRPr="00E634C6">
        <w:rPr>
          <w:rFonts w:ascii="Cambria" w:eastAsia="Cambria" w:hAnsi="Cambria" w:cs="Cambria"/>
          <w:i/>
          <w:sz w:val="10"/>
          <w:lang w:val="en-US"/>
        </w:rPr>
        <w:t>k</w:t>
      </w:r>
      <w:r>
        <w:rPr>
          <w:rFonts w:ascii="Cambria" w:eastAsia="Cambria" w:hAnsi="Cambria" w:cs="Cambria"/>
          <w:i/>
        </w:rPr>
        <w:t>ϕ</w:t>
      </w:r>
      <w:r w:rsidRPr="00E634C6">
        <w:rPr>
          <w:rFonts w:ascii="Cambria" w:eastAsia="Cambria" w:hAnsi="Cambria" w:cs="Cambria"/>
          <w:sz w:val="14"/>
          <w:lang w:val="en-US"/>
        </w:rPr>
        <w:t>1</w:t>
      </w:r>
      <w:r w:rsidRPr="00E634C6">
        <w:rPr>
          <w:rFonts w:ascii="Cambria" w:eastAsia="Cambria" w:hAnsi="Cambria" w:cs="Cambria"/>
          <w:i/>
          <w:sz w:val="10"/>
          <w:lang w:val="en-US"/>
        </w:rPr>
        <w:t>k</w:t>
      </w:r>
    </w:p>
    <w:p w14:paraId="2D07474A" w14:textId="77777777" w:rsidR="00D33022" w:rsidRPr="00E634C6" w:rsidRDefault="00341556">
      <w:pPr>
        <w:spacing w:after="90" w:line="265" w:lineRule="auto"/>
        <w:ind w:left="10" w:right="942"/>
        <w:jc w:val="right"/>
        <w:rPr>
          <w:lang w:val="en-US"/>
        </w:rPr>
      </w:pPr>
      <w:r w:rsidRPr="00E634C6">
        <w:rPr>
          <w:lang w:val="en-US"/>
        </w:rPr>
        <w:t>(4)</w:t>
      </w:r>
    </w:p>
    <w:p w14:paraId="0B469BF5" w14:textId="77777777" w:rsidR="00D33022" w:rsidRPr="00E634C6" w:rsidRDefault="00341556">
      <w:pPr>
        <w:spacing w:after="590" w:line="265" w:lineRule="auto"/>
        <w:ind w:left="618" w:right="388"/>
        <w:jc w:val="center"/>
        <w:rPr>
          <w:lang w:val="en-US"/>
        </w:rPr>
      </w:pPr>
      <w:r w:rsidRPr="00E634C6">
        <w:rPr>
          <w:rFonts w:ascii="Cambria" w:eastAsia="Cambria" w:hAnsi="Cambria" w:cs="Cambria"/>
          <w:lang w:val="en-US"/>
        </w:rPr>
        <w:t xml:space="preserve">= </w:t>
      </w:r>
      <w:r>
        <w:rPr>
          <w:rFonts w:ascii="Cambria" w:eastAsia="Cambria" w:hAnsi="Cambria" w:cs="Cambria"/>
          <w:i/>
        </w:rPr>
        <w:t>β</w:t>
      </w:r>
      <w:r w:rsidRPr="00E634C6">
        <w:rPr>
          <w:rFonts w:ascii="Cambria" w:eastAsia="Cambria" w:hAnsi="Cambria" w:cs="Cambria"/>
          <w:sz w:val="14"/>
          <w:lang w:val="en-US"/>
        </w:rPr>
        <w:t>1</w:t>
      </w:r>
      <w:r w:rsidRPr="00E634C6">
        <w:rPr>
          <w:rFonts w:ascii="Cambria" w:eastAsia="Cambria" w:hAnsi="Cambria" w:cs="Cambria"/>
          <w:i/>
          <w:sz w:val="14"/>
          <w:vertAlign w:val="subscript"/>
          <w:lang w:val="en-US"/>
        </w:rPr>
        <w:t>k</w:t>
      </w:r>
      <w:r>
        <w:rPr>
          <w:rFonts w:ascii="Cambria" w:eastAsia="Cambria" w:hAnsi="Cambria" w:cs="Cambria"/>
          <w:i/>
        </w:rPr>
        <w:t>ϕ</w:t>
      </w:r>
      <w:proofErr w:type="spellStart"/>
      <w:r w:rsidRPr="00E634C6">
        <w:rPr>
          <w:rFonts w:ascii="Cambria" w:eastAsia="Cambria" w:hAnsi="Cambria" w:cs="Cambria"/>
          <w:i/>
          <w:sz w:val="14"/>
          <w:lang w:val="en-US"/>
        </w:rPr>
        <w:t>nearest</w:t>
      </w:r>
      <w:r w:rsidRPr="00E634C6">
        <w:rPr>
          <w:rFonts w:ascii="Cambria" w:eastAsia="Cambria" w:hAnsi="Cambria" w:cs="Cambria"/>
          <w:i/>
          <w:sz w:val="14"/>
          <w:vertAlign w:val="subscript"/>
          <w:lang w:val="en-US"/>
        </w:rPr>
        <w:t>k</w:t>
      </w:r>
      <w:proofErr w:type="spellEnd"/>
    </w:p>
    <w:p w14:paraId="2ED9B0B7" w14:textId="77777777" w:rsidR="00D33022" w:rsidRPr="00E634C6" w:rsidRDefault="00341556">
      <w:pPr>
        <w:spacing w:after="624" w:line="465" w:lineRule="auto"/>
        <w:ind w:left="952" w:right="942"/>
        <w:rPr>
          <w:lang w:val="en-US"/>
        </w:rPr>
      </w:pPr>
      <w:r w:rsidRPr="00E634C6">
        <w:rPr>
          <w:lang w:val="en-US"/>
        </w:rPr>
        <w:t xml:space="preserve">where </w:t>
      </w:r>
      <w:r>
        <w:rPr>
          <w:rFonts w:ascii="Cambria" w:eastAsia="Cambria" w:hAnsi="Cambria" w:cs="Cambria"/>
          <w:i/>
        </w:rPr>
        <w:t>ϕ</w:t>
      </w:r>
      <w:proofErr w:type="spellStart"/>
      <w:r w:rsidRPr="00E634C6">
        <w:rPr>
          <w:rFonts w:ascii="Cambria" w:eastAsia="Cambria" w:hAnsi="Cambria" w:cs="Cambria"/>
          <w:i/>
          <w:vertAlign w:val="subscript"/>
          <w:lang w:val="en-US"/>
        </w:rPr>
        <w:t>nearest</w:t>
      </w:r>
      <w:r w:rsidRPr="00E634C6">
        <w:rPr>
          <w:rFonts w:ascii="Cambria" w:eastAsia="Cambria" w:hAnsi="Cambria" w:cs="Cambria"/>
          <w:i/>
          <w:sz w:val="15"/>
          <w:vertAlign w:val="subscript"/>
          <w:lang w:val="en-US"/>
        </w:rPr>
        <w:t>k</w:t>
      </w:r>
      <w:proofErr w:type="spellEnd"/>
      <w:r w:rsidRPr="00E634C6">
        <w:rPr>
          <w:rFonts w:ascii="Cambria" w:eastAsia="Cambria" w:hAnsi="Cambria" w:cs="Cambria"/>
          <w:i/>
          <w:sz w:val="15"/>
          <w:vertAlign w:val="subscript"/>
          <w:lang w:val="en-US"/>
        </w:rPr>
        <w:t xml:space="preserve"> </w:t>
      </w:r>
      <w:r w:rsidRPr="00E634C6">
        <w:rPr>
          <w:lang w:val="en-US"/>
        </w:rPr>
        <w:t xml:space="preserve">is the </w:t>
      </w:r>
      <w:proofErr w:type="spellStart"/>
      <w:r w:rsidRPr="00E634C6">
        <w:rPr>
          <w:lang w:val="en-US"/>
        </w:rPr>
        <w:t>ZoI</w:t>
      </w:r>
      <w:proofErr w:type="spellEnd"/>
      <w:r w:rsidRPr="00E634C6">
        <w:rPr>
          <w:lang w:val="en-US"/>
        </w:rPr>
        <w:t xml:space="preserve"> of the nearest feature (</w:t>
      </w:r>
      <w:proofErr w:type="spellStart"/>
      <w:r w:rsidRPr="00E634C6">
        <w:rPr>
          <w:rFonts w:ascii="Cambria" w:eastAsia="Cambria" w:hAnsi="Cambria" w:cs="Cambria"/>
          <w:i/>
          <w:lang w:val="en-US"/>
        </w:rPr>
        <w:t>i</w:t>
      </w:r>
      <w:proofErr w:type="spellEnd"/>
      <w:r w:rsidRPr="00E634C6">
        <w:rPr>
          <w:rFonts w:ascii="Cambria" w:eastAsia="Cambria" w:hAnsi="Cambria" w:cs="Cambria"/>
          <w:i/>
          <w:lang w:val="en-US"/>
        </w:rPr>
        <w:t xml:space="preserve"> </w:t>
      </w:r>
      <w:r w:rsidRPr="00E634C6">
        <w:rPr>
          <w:rFonts w:ascii="Cambria" w:eastAsia="Cambria" w:hAnsi="Cambria" w:cs="Cambria"/>
          <w:lang w:val="en-US"/>
        </w:rPr>
        <w:t>= 1</w:t>
      </w:r>
      <w:r w:rsidRPr="00E634C6">
        <w:rPr>
          <w:lang w:val="en-US"/>
        </w:rPr>
        <w:t xml:space="preserve">) of the infrastructure type </w:t>
      </w:r>
      <w:r w:rsidRPr="00E634C6">
        <w:rPr>
          <w:rFonts w:ascii="Cambria" w:eastAsia="Cambria" w:hAnsi="Cambria" w:cs="Cambria"/>
          <w:i/>
          <w:lang w:val="en-US"/>
        </w:rPr>
        <w:t xml:space="preserve">k </w:t>
      </w:r>
      <w:r w:rsidRPr="00E634C6">
        <w:rPr>
          <w:lang w:val="en-US"/>
        </w:rPr>
        <w:t xml:space="preserve">(see Fig. 1B). However, possibly a more reasonable assumption would be that </w:t>
      </w:r>
      <w:r>
        <w:rPr>
          <w:rFonts w:ascii="Cambria" w:eastAsia="Cambria" w:hAnsi="Cambria" w:cs="Cambria"/>
          <w:i/>
        </w:rPr>
        <w:t>β</w:t>
      </w:r>
      <w:proofErr w:type="spellStart"/>
      <w:r w:rsidRPr="00E634C6">
        <w:rPr>
          <w:rFonts w:ascii="Cambria" w:eastAsia="Cambria" w:hAnsi="Cambria" w:cs="Cambria"/>
          <w:i/>
          <w:vertAlign w:val="subscript"/>
          <w:lang w:val="en-US"/>
        </w:rPr>
        <w:t>i</w:t>
      </w:r>
      <w:r w:rsidRPr="00E634C6">
        <w:rPr>
          <w:rFonts w:ascii="Cambria" w:eastAsia="Cambria" w:hAnsi="Cambria" w:cs="Cambria"/>
          <w:i/>
          <w:sz w:val="15"/>
          <w:vertAlign w:val="subscript"/>
          <w:lang w:val="en-US"/>
        </w:rPr>
        <w:t>k</w:t>
      </w:r>
      <w:proofErr w:type="spellEnd"/>
      <w:r w:rsidRPr="00E634C6">
        <w:rPr>
          <w:rFonts w:ascii="Cambria" w:eastAsia="Cambria" w:hAnsi="Cambria" w:cs="Cambria"/>
          <w:i/>
          <w:sz w:val="15"/>
          <w:vertAlign w:val="subscript"/>
          <w:lang w:val="en-US"/>
        </w:rPr>
        <w:t xml:space="preserve"> </w:t>
      </w:r>
      <w:r w:rsidRPr="00E634C6">
        <w:rPr>
          <w:rFonts w:ascii="Cambria" w:eastAsia="Cambria" w:hAnsi="Cambria" w:cs="Cambria"/>
          <w:lang w:val="en-US"/>
        </w:rPr>
        <w:t xml:space="preserve">= </w:t>
      </w:r>
      <w:r>
        <w:rPr>
          <w:rFonts w:ascii="Cambria" w:eastAsia="Cambria" w:hAnsi="Cambria" w:cs="Cambria"/>
          <w:i/>
        </w:rPr>
        <w:t>β</w:t>
      </w:r>
      <w:r w:rsidRPr="00E634C6">
        <w:rPr>
          <w:rFonts w:ascii="Cambria" w:eastAsia="Cambria" w:hAnsi="Cambria" w:cs="Cambria"/>
          <w:vertAlign w:val="subscript"/>
          <w:lang w:val="en-US"/>
        </w:rPr>
        <w:t>(</w:t>
      </w:r>
      <w:r w:rsidRPr="00E634C6">
        <w:rPr>
          <w:rFonts w:ascii="Cambria" w:eastAsia="Cambria" w:hAnsi="Cambria" w:cs="Cambria"/>
          <w:i/>
          <w:vertAlign w:val="subscript"/>
          <w:lang w:val="en-US"/>
        </w:rPr>
        <w:t>i</w:t>
      </w:r>
      <w:r w:rsidRPr="00E634C6">
        <w:rPr>
          <w:rFonts w:ascii="Cambria" w:eastAsia="Cambria" w:hAnsi="Cambria" w:cs="Cambria"/>
          <w:vertAlign w:val="subscript"/>
          <w:lang w:val="en-US"/>
        </w:rPr>
        <w:t>+</w:t>
      </w:r>
      <w:proofErr w:type="gramStart"/>
      <w:r w:rsidRPr="00E634C6">
        <w:rPr>
          <w:rFonts w:ascii="Cambria" w:eastAsia="Cambria" w:hAnsi="Cambria" w:cs="Cambria"/>
          <w:vertAlign w:val="subscript"/>
          <w:lang w:val="en-US"/>
        </w:rPr>
        <w:t>1)</w:t>
      </w:r>
      <w:r w:rsidRPr="00E634C6">
        <w:rPr>
          <w:rFonts w:ascii="Cambria" w:eastAsia="Cambria" w:hAnsi="Cambria" w:cs="Cambria"/>
          <w:i/>
          <w:sz w:val="10"/>
          <w:lang w:val="en-US"/>
        </w:rPr>
        <w:t>k</w:t>
      </w:r>
      <w:proofErr w:type="gramEnd"/>
      <w:r w:rsidRPr="00E634C6">
        <w:rPr>
          <w:rFonts w:ascii="Cambria" w:eastAsia="Cambria" w:hAnsi="Cambria" w:cs="Cambria"/>
          <w:i/>
          <w:sz w:val="10"/>
          <w:lang w:val="en-US"/>
        </w:rPr>
        <w:t xml:space="preserve"> </w:t>
      </w:r>
      <w:r w:rsidRPr="00E634C6">
        <w:rPr>
          <w:rFonts w:ascii="Cambria" w:eastAsia="Cambria" w:hAnsi="Cambria" w:cs="Cambria"/>
          <w:lang w:val="en-US"/>
        </w:rPr>
        <w:t xml:space="preserve">= </w:t>
      </w:r>
      <w:r w:rsidRPr="00E634C6">
        <w:rPr>
          <w:rFonts w:ascii="Cambria" w:eastAsia="Cambria" w:hAnsi="Cambria" w:cs="Cambria"/>
          <w:i/>
          <w:lang w:val="en-US"/>
        </w:rPr>
        <w:t xml:space="preserve">... </w:t>
      </w:r>
      <w:r w:rsidRPr="00E634C6">
        <w:rPr>
          <w:rFonts w:ascii="Cambria" w:eastAsia="Cambria" w:hAnsi="Cambria" w:cs="Cambria"/>
          <w:lang w:val="en-US"/>
          <w:rPrChange w:id="278" w:author="Audun Stien" w:date="2022-05-25T11:53:00Z">
            <w:rPr>
              <w:rFonts w:ascii="Cambria" w:eastAsia="Cambria" w:hAnsi="Cambria" w:cs="Cambria"/>
            </w:rPr>
          </w:rPrChange>
        </w:rPr>
        <w:t xml:space="preserve">= </w:t>
      </w:r>
      <w:r>
        <w:rPr>
          <w:rFonts w:ascii="Cambria" w:eastAsia="Cambria" w:hAnsi="Cambria" w:cs="Cambria"/>
          <w:i/>
        </w:rPr>
        <w:t>β</w:t>
      </w:r>
      <w:r w:rsidRPr="00E634C6">
        <w:rPr>
          <w:rFonts w:ascii="Cambria" w:eastAsia="Cambria" w:hAnsi="Cambria" w:cs="Cambria"/>
          <w:i/>
          <w:vertAlign w:val="subscript"/>
          <w:lang w:val="en-US"/>
          <w:rPrChange w:id="279" w:author="Audun Stien" w:date="2022-05-25T11:53:00Z">
            <w:rPr>
              <w:rFonts w:ascii="Cambria" w:eastAsia="Cambria" w:hAnsi="Cambria" w:cs="Cambria"/>
              <w:i/>
              <w:vertAlign w:val="subscript"/>
            </w:rPr>
          </w:rPrChange>
        </w:rPr>
        <w:t>k</w:t>
      </w:r>
      <w:r w:rsidRPr="00E634C6">
        <w:rPr>
          <w:lang w:val="en-US"/>
          <w:rPrChange w:id="280" w:author="Audun Stien" w:date="2022-05-25T11:53:00Z">
            <w:rPr/>
          </w:rPrChange>
        </w:rPr>
        <w:t xml:space="preserve">, i.e. that all features of a given type present the same </w:t>
      </w:r>
      <w:proofErr w:type="spellStart"/>
      <w:r w:rsidRPr="00E634C6">
        <w:rPr>
          <w:lang w:val="en-US"/>
          <w:rPrChange w:id="281" w:author="Audun Stien" w:date="2022-05-25T11:53:00Z">
            <w:rPr/>
          </w:rPrChange>
        </w:rPr>
        <w:t>ZoI</w:t>
      </w:r>
      <w:proofErr w:type="spellEnd"/>
      <w:r w:rsidRPr="00E634C6">
        <w:rPr>
          <w:lang w:val="en-US"/>
          <w:rPrChange w:id="282" w:author="Audun Stien" w:date="2022-05-25T11:53:00Z">
            <w:rPr/>
          </w:rPrChange>
        </w:rPr>
        <w:t xml:space="preserve"> and all </w:t>
      </w:r>
      <w:r>
        <w:rPr>
          <w:rFonts w:ascii="Cambria" w:eastAsia="Cambria" w:hAnsi="Cambria" w:cs="Cambria"/>
          <w:i/>
        </w:rPr>
        <w:t>β</w:t>
      </w:r>
      <w:r w:rsidRPr="00E634C6">
        <w:rPr>
          <w:lang w:val="en-US"/>
          <w:rPrChange w:id="283" w:author="Audun Stien" w:date="2022-05-25T11:53:00Z">
            <w:rPr/>
          </w:rPrChange>
        </w:rPr>
        <w:t xml:space="preserve">’s are identical. </w:t>
      </w:r>
      <w:r w:rsidRPr="00E634C6">
        <w:rPr>
          <w:lang w:val="en-US"/>
        </w:rPr>
        <w:t>Thus, eq. 3 is reduced to:</w:t>
      </w:r>
    </w:p>
    <w:p w14:paraId="705D247C" w14:textId="77777777" w:rsidR="00D33022" w:rsidRPr="00E634C6" w:rsidRDefault="00341556">
      <w:pPr>
        <w:tabs>
          <w:tab w:val="center" w:pos="5200"/>
          <w:tab w:val="center" w:pos="9301"/>
        </w:tabs>
        <w:spacing w:after="581" w:line="265" w:lineRule="auto"/>
        <w:ind w:left="0" w:right="0" w:firstLine="0"/>
        <w:jc w:val="left"/>
        <w:rPr>
          <w:lang w:val="en-US"/>
        </w:rPr>
      </w:pPr>
      <w:r w:rsidRPr="00E634C6">
        <w:rPr>
          <w:sz w:val="22"/>
          <w:lang w:val="en-US"/>
        </w:rPr>
        <w:tab/>
      </w:r>
      <w:r>
        <w:rPr>
          <w:noProof/>
        </w:rPr>
        <w:drawing>
          <wp:inline distT="0" distB="0" distL="0" distR="0" wp14:anchorId="19A0DB10" wp14:editId="4B00C549">
            <wp:extent cx="1057656" cy="627888"/>
            <wp:effectExtent l="0" t="0" r="0" b="0"/>
            <wp:docPr id="25211" name="Picture 25211"/>
            <wp:cNvGraphicFramePr/>
            <a:graphic xmlns:a="http://schemas.openxmlformats.org/drawingml/2006/main">
              <a:graphicData uri="http://schemas.openxmlformats.org/drawingml/2006/picture">
                <pic:pic xmlns:pic="http://schemas.openxmlformats.org/drawingml/2006/picture">
                  <pic:nvPicPr>
                    <pic:cNvPr id="25211" name="Picture 25211"/>
                    <pic:cNvPicPr/>
                  </pic:nvPicPr>
                  <pic:blipFill>
                    <a:blip r:embed="rId23"/>
                    <a:stretch>
                      <a:fillRect/>
                    </a:stretch>
                  </pic:blipFill>
                  <pic:spPr>
                    <a:xfrm>
                      <a:off x="0" y="0"/>
                      <a:ext cx="1057656" cy="627888"/>
                    </a:xfrm>
                    <a:prstGeom prst="rect">
                      <a:avLst/>
                    </a:prstGeom>
                  </pic:spPr>
                </pic:pic>
              </a:graphicData>
            </a:graphic>
          </wp:inline>
        </w:drawing>
      </w:r>
      <w:r w:rsidRPr="00E634C6">
        <w:rPr>
          <w:lang w:val="en-US"/>
        </w:rPr>
        <w:tab/>
        <w:t>(5)</w:t>
      </w:r>
    </w:p>
    <w:p w14:paraId="404D983E" w14:textId="77777777" w:rsidR="00D33022" w:rsidRPr="00E634C6" w:rsidRDefault="00341556">
      <w:pPr>
        <w:spacing w:after="530"/>
        <w:ind w:left="952" w:right="942"/>
        <w:rPr>
          <w:lang w:val="en-US"/>
        </w:rPr>
      </w:pPr>
      <w:r w:rsidRPr="00E634C6">
        <w:rPr>
          <w:lang w:val="en-US"/>
        </w:rPr>
        <w:t xml:space="preserve">where </w:t>
      </w:r>
      <w:r>
        <w:rPr>
          <w:rFonts w:ascii="Cambria" w:eastAsia="Cambria" w:hAnsi="Cambria" w:cs="Cambria"/>
          <w:i/>
        </w:rPr>
        <w:t>ϕ</w:t>
      </w:r>
      <w:proofErr w:type="spellStart"/>
      <w:r w:rsidRPr="00E634C6">
        <w:rPr>
          <w:rFonts w:ascii="Cambria" w:eastAsia="Cambria" w:hAnsi="Cambria" w:cs="Cambria"/>
          <w:i/>
          <w:vertAlign w:val="subscript"/>
          <w:lang w:val="en-US"/>
        </w:rPr>
        <w:t>cumulative</w:t>
      </w:r>
      <w:r w:rsidRPr="00E634C6">
        <w:rPr>
          <w:rFonts w:ascii="Cambria" w:eastAsia="Cambria" w:hAnsi="Cambria" w:cs="Cambria"/>
          <w:i/>
          <w:sz w:val="15"/>
          <w:vertAlign w:val="subscript"/>
          <w:lang w:val="en-US"/>
        </w:rPr>
        <w:t>k</w:t>
      </w:r>
      <w:proofErr w:type="spellEnd"/>
      <w:r w:rsidRPr="00E634C6">
        <w:rPr>
          <w:rFonts w:ascii="Cambria" w:eastAsia="Cambria" w:hAnsi="Cambria" w:cs="Cambria"/>
          <w:i/>
          <w:sz w:val="15"/>
          <w:vertAlign w:val="subscript"/>
          <w:lang w:val="en-US"/>
        </w:rPr>
        <w:t xml:space="preserve"> </w:t>
      </w:r>
      <w:r w:rsidRPr="00E634C6">
        <w:rPr>
          <w:rFonts w:ascii="Cambria" w:eastAsia="Cambria" w:hAnsi="Cambria" w:cs="Cambria"/>
          <w:lang w:val="en-US"/>
        </w:rPr>
        <w:t xml:space="preserve">= </w:t>
      </w:r>
      <w:r w:rsidRPr="00E634C6">
        <w:rPr>
          <w:rFonts w:ascii="Cambria" w:eastAsia="Cambria" w:hAnsi="Cambria" w:cs="Cambria"/>
          <w:sz w:val="31"/>
          <w:vertAlign w:val="superscript"/>
          <w:lang w:val="en-US"/>
        </w:rPr>
        <w:t>P</w:t>
      </w:r>
      <w:r w:rsidRPr="00E634C6">
        <w:rPr>
          <w:rFonts w:ascii="Cambria" w:eastAsia="Cambria" w:hAnsi="Cambria" w:cs="Cambria"/>
          <w:i/>
          <w:vertAlign w:val="subscript"/>
          <w:lang w:val="en-US"/>
        </w:rPr>
        <w:t xml:space="preserve">i </w:t>
      </w:r>
      <w:r>
        <w:rPr>
          <w:rFonts w:ascii="Cambria" w:eastAsia="Cambria" w:hAnsi="Cambria" w:cs="Cambria"/>
          <w:i/>
        </w:rPr>
        <w:t>ϕ</w:t>
      </w:r>
      <w:proofErr w:type="spellStart"/>
      <w:r w:rsidRPr="00E634C6">
        <w:rPr>
          <w:rFonts w:ascii="Cambria" w:eastAsia="Cambria" w:hAnsi="Cambria" w:cs="Cambria"/>
          <w:i/>
          <w:vertAlign w:val="subscript"/>
          <w:lang w:val="en-US"/>
        </w:rPr>
        <w:t>i</w:t>
      </w:r>
      <w:r w:rsidRPr="00E634C6">
        <w:rPr>
          <w:rFonts w:ascii="Cambria" w:eastAsia="Cambria" w:hAnsi="Cambria" w:cs="Cambria"/>
          <w:i/>
          <w:sz w:val="15"/>
          <w:vertAlign w:val="subscript"/>
          <w:lang w:val="en-US"/>
        </w:rPr>
        <w:t>k</w:t>
      </w:r>
      <w:proofErr w:type="spellEnd"/>
      <w:r w:rsidRPr="00E634C6">
        <w:rPr>
          <w:rFonts w:ascii="Cambria" w:eastAsia="Cambria" w:hAnsi="Cambria" w:cs="Cambria"/>
          <w:i/>
          <w:sz w:val="15"/>
          <w:vertAlign w:val="subscript"/>
          <w:lang w:val="en-US"/>
        </w:rPr>
        <w:t xml:space="preserve"> </w:t>
      </w:r>
      <w:r w:rsidRPr="00E634C6">
        <w:rPr>
          <w:lang w:val="en-US"/>
        </w:rPr>
        <w:t xml:space="preserve">is the cumulative </w:t>
      </w:r>
      <w:proofErr w:type="spellStart"/>
      <w:r w:rsidRPr="00E634C6">
        <w:rPr>
          <w:lang w:val="en-US"/>
        </w:rPr>
        <w:t>ZoI</w:t>
      </w:r>
      <w:proofErr w:type="spellEnd"/>
      <w:r w:rsidRPr="00E634C6">
        <w:rPr>
          <w:lang w:val="en-US"/>
        </w:rPr>
        <w:t xml:space="preserve"> metric and is proportional to the “density” of features in space (</w:t>
      </w:r>
      <w:proofErr w:type="gramStart"/>
      <w:r w:rsidRPr="00E634C6">
        <w:rPr>
          <w:lang w:val="en-US"/>
        </w:rPr>
        <w:t>e.g.</w:t>
      </w:r>
      <w:proofErr w:type="gramEnd"/>
      <w:r w:rsidRPr="00E634C6">
        <w:rPr>
          <w:lang w:val="en-US"/>
        </w:rPr>
        <w:t xml:space="preserve"> Panzacchi </w:t>
      </w:r>
      <w:r w:rsidRPr="00E634C6">
        <w:rPr>
          <w:i/>
          <w:lang w:val="en-US"/>
        </w:rPr>
        <w:t>et al.</w:t>
      </w:r>
      <w:r w:rsidRPr="00E634C6">
        <w:rPr>
          <w:lang w:val="en-US"/>
        </w:rPr>
        <w:t xml:space="preserve">, 2015). The cumulative </w:t>
      </w:r>
      <w:proofErr w:type="spellStart"/>
      <w:r w:rsidRPr="00E634C6">
        <w:rPr>
          <w:lang w:val="en-US"/>
        </w:rPr>
        <w:t>ZoI</w:t>
      </w:r>
      <w:proofErr w:type="spellEnd"/>
      <w:r w:rsidRPr="00E634C6">
        <w:rPr>
          <w:lang w:val="en-US"/>
        </w:rPr>
        <w:t xml:space="preserve"> metric is easily calculated using geographical information systems, </w:t>
      </w:r>
      <w:proofErr w:type="gramStart"/>
      <w:r w:rsidRPr="00E634C6">
        <w:rPr>
          <w:lang w:val="en-US"/>
        </w:rPr>
        <w:t>e.g.</w:t>
      </w:r>
      <w:proofErr w:type="gramEnd"/>
      <w:r w:rsidRPr="00E634C6">
        <w:rPr>
          <w:lang w:val="en-US"/>
        </w:rPr>
        <w:t xml:space="preserve"> through neighborhood analysis, and can be rescaled to meaningful scales, such as the number of houses (or length of roads) per km</w:t>
      </w:r>
      <w:r w:rsidRPr="00E634C6">
        <w:rPr>
          <w:vertAlign w:val="superscript"/>
          <w:lang w:val="en-US"/>
        </w:rPr>
        <w:t>2</w:t>
      </w:r>
      <w:r w:rsidRPr="00E634C6">
        <w:rPr>
          <w:lang w:val="en-US"/>
        </w:rPr>
        <w:t>. For the derivation of similar equations for variables represented as lines and areas, see Appendix A.</w:t>
      </w:r>
    </w:p>
    <w:p w14:paraId="7BD64B47" w14:textId="77777777" w:rsidR="00D33022" w:rsidRPr="00E634C6" w:rsidRDefault="00341556">
      <w:pPr>
        <w:pStyle w:val="Heading1"/>
        <w:tabs>
          <w:tab w:val="center" w:pos="1029"/>
          <w:tab w:val="center" w:pos="4681"/>
        </w:tabs>
        <w:spacing w:after="264"/>
        <w:ind w:left="0" w:firstLine="0"/>
        <w:rPr>
          <w:lang w:val="en-US"/>
        </w:rPr>
      </w:pPr>
      <w:r w:rsidRPr="00E634C6">
        <w:rPr>
          <w:sz w:val="22"/>
          <w:lang w:val="en-US"/>
        </w:rPr>
        <w:tab/>
      </w:r>
      <w:r w:rsidRPr="00E634C6">
        <w:rPr>
          <w:lang w:val="en-US"/>
        </w:rPr>
        <w:t>3</w:t>
      </w:r>
      <w:r w:rsidRPr="00E634C6">
        <w:rPr>
          <w:lang w:val="en-US"/>
        </w:rPr>
        <w:tab/>
        <w:t>Estimating the cumulative impact of multiple features</w:t>
      </w:r>
    </w:p>
    <w:p w14:paraId="6712CAF1" w14:textId="57E57C5D" w:rsidR="00D33022" w:rsidRPr="00E634C6" w:rsidRDefault="00341556">
      <w:pPr>
        <w:spacing w:after="216"/>
        <w:ind w:left="952" w:right="942"/>
        <w:rPr>
          <w:lang w:val="en-US"/>
        </w:rPr>
      </w:pPr>
      <w:r w:rsidRPr="00E634C6">
        <w:rPr>
          <w:lang w:val="en-US"/>
        </w:rPr>
        <w:t xml:space="preserve">In the cumulative impact assessment proposed here, the calculation of the </w:t>
      </w:r>
      <w:proofErr w:type="spellStart"/>
      <w:r w:rsidRPr="00E634C6">
        <w:rPr>
          <w:lang w:val="en-US"/>
        </w:rPr>
        <w:t>ZoI</w:t>
      </w:r>
      <w:proofErr w:type="spellEnd"/>
      <w:r w:rsidRPr="00E634C6">
        <w:rPr>
          <w:lang w:val="en-US"/>
        </w:rPr>
        <w:t xml:space="preserve"> </w:t>
      </w:r>
      <w:ins w:id="284" w:author="Audun Stien" w:date="2022-05-30T10:02:00Z">
        <w:r w:rsidR="00020D55">
          <w:rPr>
            <w:lang w:val="en-US"/>
          </w:rPr>
          <w:t>(</w:t>
        </w:r>
      </w:ins>
      <w:r>
        <w:rPr>
          <w:rFonts w:ascii="Cambria" w:eastAsia="Cambria" w:hAnsi="Cambria" w:cs="Cambria"/>
          <w:i/>
        </w:rPr>
        <w:t>ϕ</w:t>
      </w:r>
      <w:ins w:id="285" w:author="Audun Stien" w:date="2022-05-30T10:03:00Z">
        <w:r w:rsidR="00020D55" w:rsidRPr="00020D55">
          <w:rPr>
            <w:rFonts w:ascii="Cambria" w:eastAsia="Cambria" w:hAnsi="Cambria" w:cs="Cambria"/>
            <w:iCs/>
            <w:lang w:val="en-US"/>
            <w:rPrChange w:id="286" w:author="Audun Stien" w:date="2022-05-30T10:03:00Z">
              <w:rPr>
                <w:rFonts w:ascii="Cambria" w:eastAsia="Cambria" w:hAnsi="Cambria" w:cs="Cambria"/>
                <w:iCs/>
              </w:rPr>
            </w:rPrChange>
          </w:rPr>
          <w:t>)</w:t>
        </w:r>
      </w:ins>
      <w:r w:rsidRPr="00E634C6">
        <w:rPr>
          <w:rFonts w:ascii="Cambria" w:eastAsia="Cambria" w:hAnsi="Cambria" w:cs="Cambria"/>
          <w:i/>
          <w:lang w:val="en-US"/>
        </w:rPr>
        <w:t xml:space="preserve"> </w:t>
      </w:r>
      <w:r w:rsidRPr="00E634C6">
        <w:rPr>
          <w:lang w:val="en-US"/>
        </w:rPr>
        <w:t xml:space="preserve">might be done before statistical analysis. </w:t>
      </w:r>
      <w:commentRangeStart w:id="287"/>
      <w:r w:rsidRPr="00E634C6">
        <w:rPr>
          <w:lang w:val="en-US"/>
        </w:rPr>
        <w:t xml:space="preserve">In this formulation, </w:t>
      </w:r>
      <w:r>
        <w:rPr>
          <w:rFonts w:ascii="Cambria" w:eastAsia="Cambria" w:hAnsi="Cambria" w:cs="Cambria"/>
          <w:i/>
        </w:rPr>
        <w:t>ϕ</w:t>
      </w:r>
      <w:r w:rsidRPr="00E634C6">
        <w:rPr>
          <w:rFonts w:ascii="Cambria" w:eastAsia="Cambria" w:hAnsi="Cambria" w:cs="Cambria"/>
          <w:i/>
          <w:lang w:val="en-US"/>
        </w:rPr>
        <w:t xml:space="preserve"> </w:t>
      </w:r>
      <w:r w:rsidRPr="00E634C6">
        <w:rPr>
          <w:lang w:val="en-US"/>
        </w:rPr>
        <w:t xml:space="preserve">defined based on different shapes and radii are considered as different covariates </w:t>
      </w:r>
      <w:commentRangeEnd w:id="287"/>
      <w:r w:rsidR="00B1214C">
        <w:rPr>
          <w:rStyle w:val="CommentReference"/>
        </w:rPr>
        <w:commentReference w:id="287"/>
      </w:r>
      <w:r w:rsidRPr="00E634C6">
        <w:rPr>
          <w:lang w:val="en-US"/>
        </w:rPr>
        <w:t xml:space="preserve">(Fig. 2). Therefore, the evaluation of how the impact of multiple infrastructure features accumulate and the identification of the </w:t>
      </w:r>
      <w:proofErr w:type="spellStart"/>
      <w:r w:rsidRPr="00E634C6">
        <w:rPr>
          <w:lang w:val="en-US"/>
        </w:rPr>
        <w:t>ZoI</w:t>
      </w:r>
      <w:proofErr w:type="spellEnd"/>
      <w:r w:rsidRPr="00E634C6">
        <w:rPr>
          <w:lang w:val="en-US"/>
        </w:rPr>
        <w:t xml:space="preserve"> are </w:t>
      </w:r>
      <w:proofErr w:type="spellStart"/>
      <w:r w:rsidRPr="00E634C6">
        <w:rPr>
          <w:lang w:val="en-US"/>
        </w:rPr>
        <w:t>recasted</w:t>
      </w:r>
      <w:proofErr w:type="spellEnd"/>
      <w:r w:rsidRPr="00E634C6">
        <w:rPr>
          <w:lang w:val="en-US"/>
        </w:rPr>
        <w:t xml:space="preserve"> as a model selection rather than a parameterization problem (such as in Lee </w:t>
      </w:r>
      <w:r w:rsidRPr="00E634C6">
        <w:rPr>
          <w:i/>
          <w:lang w:val="en-US"/>
        </w:rPr>
        <w:t>et al.</w:t>
      </w:r>
      <w:r w:rsidRPr="00E634C6">
        <w:rPr>
          <w:lang w:val="en-US"/>
        </w:rPr>
        <w:t>, 2020).</w:t>
      </w:r>
    </w:p>
    <w:p w14:paraId="57006BF9" w14:textId="77777777" w:rsidR="00D33022" w:rsidRPr="00E634C6" w:rsidRDefault="00341556">
      <w:pPr>
        <w:ind w:left="952" w:right="942"/>
        <w:rPr>
          <w:lang w:val="en-US"/>
        </w:rPr>
      </w:pPr>
      <w:r w:rsidRPr="00E634C6">
        <w:rPr>
          <w:lang w:val="en-US"/>
        </w:rPr>
        <w:lastRenderedPageBreak/>
        <w:t xml:space="preserve">To ease the use of the approach, we developed the </w:t>
      </w:r>
      <w:proofErr w:type="spellStart"/>
      <w:r w:rsidRPr="00E634C6">
        <w:rPr>
          <w:lang w:val="en-US"/>
        </w:rPr>
        <w:t>oneimpact</w:t>
      </w:r>
      <w:proofErr w:type="spellEnd"/>
      <w:r w:rsidRPr="00E634C6">
        <w:rPr>
          <w:lang w:val="en-US"/>
        </w:rPr>
        <w:t xml:space="preserve"> R package. Based on raster maps with the location of infrastructure or other spatial variables, it allows the calculation of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and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 xml:space="preserve">through the </w:t>
      </w:r>
      <w:proofErr w:type="spellStart"/>
      <w:r w:rsidRPr="00E634C6">
        <w:rPr>
          <w:lang w:val="en-US"/>
        </w:rPr>
        <w:t>calc_zoi</w:t>
      </w:r>
      <w:proofErr w:type="spellEnd"/>
      <w:r w:rsidRPr="00E634C6">
        <w:rPr>
          <w:lang w:val="en-US"/>
        </w:rPr>
        <w:t xml:space="preserve"> functions (Fig. 2, Appendix D). The output influence raster maps are then used with other environmental data to annotate biological data (</w:t>
      </w:r>
      <w:proofErr w:type="gramStart"/>
      <w:r w:rsidRPr="00E634C6">
        <w:rPr>
          <w:lang w:val="en-US"/>
        </w:rPr>
        <w:t>e.g.</w:t>
      </w:r>
      <w:proofErr w:type="gramEnd"/>
      <w:r w:rsidRPr="00E634C6">
        <w:rPr>
          <w:lang w:val="en-US"/>
        </w:rPr>
        <w:t xml:space="preserve"> GPS locations or sampling points), and the estimation of the effect sizes </w:t>
      </w:r>
      <w:r>
        <w:rPr>
          <w:rFonts w:ascii="Cambria" w:eastAsia="Cambria" w:hAnsi="Cambria" w:cs="Cambria"/>
          <w:i/>
        </w:rPr>
        <w:t>β</w:t>
      </w:r>
      <w:r w:rsidRPr="00E634C6">
        <w:rPr>
          <w:rFonts w:ascii="Cambria" w:eastAsia="Cambria" w:hAnsi="Cambria" w:cs="Cambria"/>
          <w:i/>
          <w:lang w:val="en-US"/>
        </w:rPr>
        <w:t xml:space="preserve"> </w:t>
      </w:r>
      <w:r w:rsidRPr="00E634C6">
        <w:rPr>
          <w:lang w:val="en-US"/>
        </w:rPr>
        <w:t>and evaluation of the cumulative effects for different types of infrastructure</w:t>
      </w:r>
    </w:p>
    <w:p w14:paraId="463B02ED" w14:textId="77777777" w:rsidR="00D33022" w:rsidRDefault="00341556">
      <w:pPr>
        <w:spacing w:after="231" w:line="259" w:lineRule="auto"/>
        <w:ind w:left="-312" w:right="-312" w:firstLine="0"/>
        <w:jc w:val="left"/>
      </w:pPr>
      <w:r>
        <w:rPr>
          <w:noProof/>
        </w:rPr>
        <w:drawing>
          <wp:inline distT="0" distB="0" distL="0" distR="0" wp14:anchorId="779D5E81" wp14:editId="6B3F64A9">
            <wp:extent cx="6984081" cy="5202859"/>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24"/>
                    <a:stretch>
                      <a:fillRect/>
                    </a:stretch>
                  </pic:blipFill>
                  <pic:spPr>
                    <a:xfrm>
                      <a:off x="0" y="0"/>
                      <a:ext cx="6984081" cy="5202859"/>
                    </a:xfrm>
                    <a:prstGeom prst="rect">
                      <a:avLst/>
                    </a:prstGeom>
                  </pic:spPr>
                </pic:pic>
              </a:graphicData>
            </a:graphic>
          </wp:inline>
        </w:drawing>
      </w:r>
    </w:p>
    <w:p w14:paraId="60EC2546" w14:textId="77777777" w:rsidR="00D33022" w:rsidRPr="00E634C6" w:rsidRDefault="00341556">
      <w:pPr>
        <w:spacing w:after="405" w:line="267" w:lineRule="auto"/>
        <w:ind w:left="952" w:right="942"/>
        <w:rPr>
          <w:lang w:val="en-US"/>
        </w:rPr>
      </w:pPr>
      <w:r w:rsidRPr="00E634C6">
        <w:rPr>
          <w:lang w:val="en-US"/>
        </w:rPr>
        <w:t xml:space="preserve">Figure 2: Workflow for calculating infrastructure </w:t>
      </w:r>
      <w:proofErr w:type="spellStart"/>
      <w:r w:rsidRPr="00E634C6">
        <w:rPr>
          <w:lang w:val="en-US"/>
        </w:rPr>
        <w:t>ZoI</w:t>
      </w:r>
      <w:proofErr w:type="spellEnd"/>
      <w:r w:rsidRPr="00E634C6">
        <w:rPr>
          <w:lang w:val="en-US"/>
        </w:rPr>
        <w:t xml:space="preserve"> </w:t>
      </w:r>
      <w:r>
        <w:rPr>
          <w:rFonts w:ascii="Cambria" w:eastAsia="Cambria" w:hAnsi="Cambria" w:cs="Cambria"/>
          <w:i/>
        </w:rPr>
        <w:t>ϕ</w:t>
      </w:r>
      <w:r w:rsidRPr="00E634C6">
        <w:rPr>
          <w:rFonts w:ascii="Cambria" w:eastAsia="Cambria" w:hAnsi="Cambria" w:cs="Cambria"/>
          <w:i/>
          <w:lang w:val="en-US"/>
        </w:rPr>
        <w:t xml:space="preserve"> </w:t>
      </w:r>
      <w:r w:rsidRPr="00E634C6">
        <w:rPr>
          <w:lang w:val="en-US"/>
        </w:rPr>
        <w:t xml:space="preserve">and estimating the cumulative impact and </w:t>
      </w:r>
      <w:proofErr w:type="spellStart"/>
      <w:r w:rsidRPr="00E634C6">
        <w:rPr>
          <w:lang w:val="en-US"/>
        </w:rPr>
        <w:t>ZoI</w:t>
      </w:r>
      <w:proofErr w:type="spellEnd"/>
      <w:r w:rsidRPr="00E634C6">
        <w:rPr>
          <w:lang w:val="en-US"/>
        </w:rPr>
        <w:t xml:space="preserve"> radius of multiple infrastructure. Infrastructure raster data are input to the </w:t>
      </w:r>
      <w:proofErr w:type="spellStart"/>
      <w:r w:rsidRPr="00E634C6">
        <w:rPr>
          <w:lang w:val="en-US"/>
        </w:rPr>
        <w:t>calczoi</w:t>
      </w:r>
      <w:proofErr w:type="spellEnd"/>
      <w:r w:rsidRPr="00E634C6">
        <w:rPr>
          <w:lang w:val="en-US"/>
        </w:rPr>
        <w:t xml:space="preserve"> functions, which allow the calculation of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and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 xml:space="preserve">based on arguments for the </w:t>
      </w:r>
      <w:proofErr w:type="spellStart"/>
      <w:r w:rsidRPr="00E634C6">
        <w:rPr>
          <w:lang w:val="en-US"/>
        </w:rPr>
        <w:t>ZoI</w:t>
      </w:r>
      <w:proofErr w:type="spellEnd"/>
      <w:r w:rsidRPr="00E634C6">
        <w:rPr>
          <w:lang w:val="en-US"/>
        </w:rPr>
        <w:t xml:space="preserve"> shape and radius. The output influence </w:t>
      </w:r>
      <w:proofErr w:type="spellStart"/>
      <w:r w:rsidRPr="00E634C6">
        <w:rPr>
          <w:lang w:val="en-US"/>
        </w:rPr>
        <w:t>rasters</w:t>
      </w:r>
      <w:proofErr w:type="spellEnd"/>
      <w:r w:rsidRPr="00E634C6">
        <w:rPr>
          <w:lang w:val="en-US"/>
        </w:rPr>
        <w:t xml:space="preserve"> and other environmental data are then annotated to biological data, which analyzed to estimate </w:t>
      </w:r>
      <w:r>
        <w:rPr>
          <w:rFonts w:ascii="Cambria" w:eastAsia="Cambria" w:hAnsi="Cambria" w:cs="Cambria"/>
          <w:i/>
        </w:rPr>
        <w:t>β</w:t>
      </w:r>
      <w:r w:rsidRPr="00E634C6">
        <w:rPr>
          <w:rFonts w:ascii="Cambria" w:eastAsia="Cambria" w:hAnsi="Cambria" w:cs="Cambria"/>
          <w:i/>
          <w:lang w:val="en-US"/>
        </w:rPr>
        <w:t xml:space="preserve"> </w:t>
      </w:r>
      <w:r w:rsidRPr="00E634C6">
        <w:rPr>
          <w:lang w:val="en-US"/>
        </w:rPr>
        <w:t xml:space="preserve">and </w:t>
      </w:r>
      <w:r w:rsidRPr="00E634C6">
        <w:rPr>
          <w:rFonts w:ascii="Cambria" w:eastAsia="Cambria" w:hAnsi="Cambria" w:cs="Cambria"/>
          <w:i/>
          <w:lang w:val="en-US"/>
        </w:rPr>
        <w:t xml:space="preserve">r </w:t>
      </w:r>
      <w:r w:rsidRPr="00E634C6">
        <w:rPr>
          <w:lang w:val="en-US"/>
        </w:rPr>
        <w:t xml:space="preserve">for each infrastructure type and calculate the impact </w:t>
      </w:r>
      <w:r w:rsidRPr="00E634C6">
        <w:rPr>
          <w:rFonts w:ascii="Cambria" w:eastAsia="Cambria" w:hAnsi="Cambria" w:cs="Cambria"/>
          <w:i/>
          <w:lang w:val="en-US"/>
        </w:rPr>
        <w:t>I</w:t>
      </w:r>
      <w:r w:rsidRPr="00E634C6">
        <w:rPr>
          <w:lang w:val="en-US"/>
        </w:rPr>
        <w:t>.</w:t>
      </w:r>
    </w:p>
    <w:p w14:paraId="5E5ECCD6" w14:textId="77777777" w:rsidR="00D33022" w:rsidRPr="00E634C6" w:rsidRDefault="00341556">
      <w:pPr>
        <w:ind w:left="952" w:right="942"/>
        <w:rPr>
          <w:lang w:val="en-US"/>
        </w:rPr>
      </w:pPr>
      <w:r w:rsidRPr="00E634C6">
        <w:rPr>
          <w:lang w:val="en-US"/>
        </w:rPr>
        <w:lastRenderedPageBreak/>
        <w:t xml:space="preserve">is made through statistical fitting of eq. 2 (Fig. 2). Statistical analyses can make use of model selection (Burnham &amp; Anderson, 2002), penalized regression (Lee </w:t>
      </w:r>
      <w:r w:rsidRPr="00E634C6">
        <w:rPr>
          <w:i/>
          <w:lang w:val="en-US"/>
        </w:rPr>
        <w:t>et al.</w:t>
      </w:r>
      <w:r w:rsidRPr="00E634C6">
        <w:rPr>
          <w:lang w:val="en-US"/>
        </w:rPr>
        <w:t xml:space="preserve">, 2020), or machine learning approaches, for example (James </w:t>
      </w:r>
      <w:r w:rsidRPr="00E634C6">
        <w:rPr>
          <w:i/>
          <w:lang w:val="en-US"/>
        </w:rPr>
        <w:t>et al.</w:t>
      </w:r>
      <w:r w:rsidRPr="00E634C6">
        <w:rPr>
          <w:lang w:val="en-US"/>
        </w:rPr>
        <w:t>, 2021, Appendix D). Such statistical modeling procedures are beyond our scope, and we provide an example using model selection through AIC below (see also Appendix C).</w:t>
      </w:r>
    </w:p>
    <w:p w14:paraId="75E528D9" w14:textId="77777777" w:rsidR="00D33022" w:rsidRPr="00E634C6" w:rsidRDefault="00341556">
      <w:pPr>
        <w:tabs>
          <w:tab w:val="center" w:pos="1029"/>
          <w:tab w:val="center" w:pos="5406"/>
        </w:tabs>
        <w:spacing w:after="288" w:line="259" w:lineRule="auto"/>
        <w:ind w:left="0" w:right="0" w:firstLine="0"/>
        <w:jc w:val="left"/>
        <w:rPr>
          <w:lang w:val="en-US"/>
        </w:rPr>
      </w:pPr>
      <w:r w:rsidRPr="00E634C6">
        <w:rPr>
          <w:sz w:val="22"/>
          <w:lang w:val="en-US"/>
        </w:rPr>
        <w:tab/>
      </w:r>
      <w:r w:rsidRPr="00E634C6">
        <w:rPr>
          <w:sz w:val="29"/>
          <w:lang w:val="en-US"/>
        </w:rPr>
        <w:t>4</w:t>
      </w:r>
      <w:r w:rsidRPr="00E634C6">
        <w:rPr>
          <w:sz w:val="29"/>
          <w:lang w:val="en-US"/>
        </w:rPr>
        <w:tab/>
      </w:r>
      <w:proofErr w:type="spellStart"/>
      <w:r w:rsidRPr="00E634C6">
        <w:rPr>
          <w:sz w:val="29"/>
          <w:lang w:val="en-US"/>
        </w:rPr>
        <w:t>Whendo</w:t>
      </w:r>
      <w:proofErr w:type="spellEnd"/>
      <w:r>
        <w:rPr>
          <w:rFonts w:ascii="Cambria" w:eastAsia="Cambria" w:hAnsi="Cambria" w:cs="Cambria"/>
          <w:i/>
          <w:sz w:val="29"/>
        </w:rPr>
        <w:t>ϕ</w:t>
      </w:r>
      <w:r w:rsidRPr="00E634C6">
        <w:rPr>
          <w:rFonts w:ascii="Cambria" w:eastAsia="Cambria" w:hAnsi="Cambria" w:cs="Cambria"/>
          <w:i/>
          <w:sz w:val="29"/>
          <w:vertAlign w:val="subscript"/>
          <w:lang w:val="en-US"/>
        </w:rPr>
        <w:t xml:space="preserve">nearest </w:t>
      </w:r>
      <w:r w:rsidRPr="00E634C6">
        <w:rPr>
          <w:sz w:val="29"/>
          <w:lang w:val="en-US"/>
        </w:rPr>
        <w:t>and</w:t>
      </w:r>
      <w:r>
        <w:rPr>
          <w:rFonts w:ascii="Cambria" w:eastAsia="Cambria" w:hAnsi="Cambria" w:cs="Cambria"/>
          <w:i/>
          <w:sz w:val="29"/>
        </w:rPr>
        <w:t>ϕ</w:t>
      </w:r>
      <w:r w:rsidRPr="00E634C6">
        <w:rPr>
          <w:rFonts w:ascii="Cambria" w:eastAsia="Cambria" w:hAnsi="Cambria" w:cs="Cambria"/>
          <w:i/>
          <w:sz w:val="29"/>
          <w:vertAlign w:val="subscript"/>
          <w:lang w:val="en-US"/>
        </w:rPr>
        <w:t xml:space="preserve">cumulative </w:t>
      </w:r>
      <w:proofErr w:type="spellStart"/>
      <w:r w:rsidRPr="00E634C6">
        <w:rPr>
          <w:sz w:val="29"/>
          <w:lang w:val="en-US"/>
        </w:rPr>
        <w:t>representsimilarspatialvariation</w:t>
      </w:r>
      <w:proofErr w:type="spellEnd"/>
      <w:r w:rsidRPr="00E634C6">
        <w:rPr>
          <w:sz w:val="29"/>
          <w:lang w:val="en-US"/>
        </w:rPr>
        <w:t>?</w:t>
      </w:r>
    </w:p>
    <w:p w14:paraId="735CF761" w14:textId="77777777" w:rsidR="00D33022" w:rsidRPr="00E634C6" w:rsidRDefault="00341556">
      <w:pPr>
        <w:spacing w:after="226"/>
        <w:ind w:left="952" w:right="942"/>
        <w:rPr>
          <w:lang w:val="en-US"/>
        </w:rPr>
      </w:pPr>
      <w:r w:rsidRPr="00E634C6">
        <w:rPr>
          <w:lang w:val="en-US"/>
        </w:rPr>
        <w:t xml:space="preserve">To interpret the two </w:t>
      </w:r>
      <w:proofErr w:type="spellStart"/>
      <w:r w:rsidRPr="00E634C6">
        <w:rPr>
          <w:lang w:val="en-US"/>
        </w:rPr>
        <w:t>ZoI</w:t>
      </w:r>
      <w:proofErr w:type="spellEnd"/>
      <w:r w:rsidRPr="00E634C6">
        <w:rPr>
          <w:lang w:val="en-US"/>
        </w:rPr>
        <w:t xml:space="preserve"> metrics –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and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 xml:space="preserve">– in ecological contexts, is it important to investigate in which conditions they are correlated and represent similar or different gradients of spatial variation. Similarities between the two variables depend on the spatial distribution of features as well as their </w:t>
      </w:r>
      <w:proofErr w:type="spellStart"/>
      <w:proofErr w:type="gramStart"/>
      <w:r w:rsidRPr="00E634C6">
        <w:rPr>
          <w:lang w:val="en-US"/>
        </w:rPr>
        <w:t>ZoI</w:t>
      </w:r>
      <w:proofErr w:type="spellEnd"/>
      <w:r w:rsidRPr="00E634C6">
        <w:rPr>
          <w:lang w:val="en-US"/>
        </w:rPr>
        <w:t>, and</w:t>
      </w:r>
      <w:proofErr w:type="gramEnd"/>
      <w:r w:rsidRPr="00E634C6">
        <w:rPr>
          <w:lang w:val="en-US"/>
        </w:rPr>
        <w:t xml:space="preserve"> might affect our ability to distinguish among their impacts. To illustrate when they converge, we simulated </w:t>
      </w:r>
      <w:r w:rsidRPr="00E634C6">
        <w:rPr>
          <w:rFonts w:ascii="Cambria" w:eastAsia="Cambria" w:hAnsi="Cambria" w:cs="Cambria"/>
          <w:lang w:val="en-US"/>
        </w:rPr>
        <w:t xml:space="preserve">30 × 30 </w:t>
      </w:r>
      <w:r w:rsidRPr="00E634C6">
        <w:rPr>
          <w:lang w:val="en-US"/>
        </w:rPr>
        <w:t>km</w:t>
      </w:r>
      <w:r w:rsidRPr="00E634C6">
        <w:rPr>
          <w:vertAlign w:val="superscript"/>
          <w:lang w:val="en-US"/>
        </w:rPr>
        <w:t xml:space="preserve">2 </w:t>
      </w:r>
      <w:r w:rsidRPr="00E634C6">
        <w:rPr>
          <w:lang w:val="en-US"/>
        </w:rPr>
        <w:t>landscapes with 100m resolution and a constant number of point features (</w:t>
      </w:r>
      <w:r w:rsidRPr="00E634C6">
        <w:rPr>
          <w:rFonts w:ascii="Cambria" w:eastAsia="Cambria" w:hAnsi="Cambria" w:cs="Cambria"/>
          <w:i/>
          <w:lang w:val="en-US"/>
        </w:rPr>
        <w:t xml:space="preserve">n </w:t>
      </w:r>
      <w:r w:rsidRPr="00E634C6">
        <w:rPr>
          <w:rFonts w:ascii="Cambria" w:eastAsia="Cambria" w:hAnsi="Cambria" w:cs="Cambria"/>
          <w:lang w:val="en-US"/>
        </w:rPr>
        <w:t>= 100</w:t>
      </w:r>
      <w:r w:rsidRPr="00E634C6">
        <w:rPr>
          <w:lang w:val="en-US"/>
        </w:rPr>
        <w:t xml:space="preserve">) distributed following different spatial patterns, in a gradient of clustering, from regular and random to clustered (Fig. 3; Appendix B). For each landscape we calculated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and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 xml:space="preserve">assuming a range of values for </w:t>
      </w:r>
      <w:proofErr w:type="spellStart"/>
      <w:r w:rsidRPr="00E634C6">
        <w:rPr>
          <w:lang w:val="en-US"/>
        </w:rPr>
        <w:t>ZoI</w:t>
      </w:r>
      <w:proofErr w:type="spellEnd"/>
      <w:r w:rsidRPr="00E634C6">
        <w:rPr>
          <w:lang w:val="en-US"/>
        </w:rPr>
        <w:t xml:space="preserve"> radius (from 0.06% to 40% of the landscape extent), using a linear decay </w:t>
      </w:r>
      <w:proofErr w:type="spellStart"/>
      <w:r w:rsidRPr="00E634C6">
        <w:rPr>
          <w:lang w:val="en-US"/>
        </w:rPr>
        <w:t>ZoI</w:t>
      </w:r>
      <w:proofErr w:type="spellEnd"/>
      <w:r w:rsidRPr="00E634C6">
        <w:rPr>
          <w:lang w:val="en-US"/>
        </w:rPr>
        <w:t xml:space="preserve"> (Fig. 1). We then compared the resulting spatial patterns of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and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through Pearson correlation of the values of the two metrics at the same coordinates.</w:t>
      </w:r>
    </w:p>
    <w:p w14:paraId="508B2977" w14:textId="3EC9014A" w:rsidR="00D33022" w:rsidRPr="00E634C6" w:rsidDel="005B1B6E" w:rsidRDefault="00341556">
      <w:pPr>
        <w:spacing w:after="3"/>
        <w:ind w:left="952" w:right="942"/>
        <w:rPr>
          <w:del w:id="288" w:author="Audun Stien" w:date="2022-05-30T10:38:00Z"/>
          <w:lang w:val="en-US"/>
        </w:rPr>
      </w:pPr>
      <w:r w:rsidRPr="00E634C6">
        <w:rPr>
          <w:lang w:val="en-US"/>
        </w:rPr>
        <w:t xml:space="preserve">When </w:t>
      </w:r>
      <w:del w:id="289" w:author="Audun Stien" w:date="2022-05-30T10:24:00Z">
        <w:r w:rsidRPr="00E634C6" w:rsidDel="008F0DEF">
          <w:rPr>
            <w:rFonts w:ascii="Cambria" w:eastAsia="Cambria" w:hAnsi="Cambria" w:cs="Cambria"/>
            <w:lang w:val="en-US"/>
          </w:rPr>
          <w:delText>2×</w:delText>
        </w:r>
        <w:r w:rsidRPr="00E634C6" w:rsidDel="008F0DEF">
          <w:rPr>
            <w:rFonts w:ascii="Cambria" w:eastAsia="Cambria" w:hAnsi="Cambria" w:cs="Cambria"/>
            <w:i/>
            <w:lang w:val="en-US"/>
          </w:rPr>
          <w:delText xml:space="preserve">r </w:delText>
        </w:r>
        <w:r w:rsidRPr="00E634C6" w:rsidDel="008F0DEF">
          <w:rPr>
            <w:lang w:val="en-US"/>
          </w:rPr>
          <w:delText xml:space="preserve">is smaller than </w:delText>
        </w:r>
      </w:del>
      <w:r w:rsidRPr="00E634C6">
        <w:rPr>
          <w:lang w:val="en-US"/>
        </w:rPr>
        <w:t>the minimum distance between features</w:t>
      </w:r>
      <w:ins w:id="290" w:author="Audun Stien" w:date="2022-05-30T10:24:00Z">
        <w:r w:rsidR="008F0DEF">
          <w:rPr>
            <w:lang w:val="en-US"/>
          </w:rPr>
          <w:t xml:space="preserve"> is greater than 2r</w:t>
        </w:r>
      </w:ins>
      <w:r w:rsidRPr="00E634C6">
        <w:rPr>
          <w:lang w:val="en-US"/>
        </w:rPr>
        <w:t xml:space="preserve">,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and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 xml:space="preserve">are identical (Fig. 3, black dashed vertical line; correlation </w:t>
      </w:r>
      <w:r w:rsidRPr="00E634C6">
        <w:rPr>
          <w:rFonts w:ascii="Cambria" w:eastAsia="Cambria" w:hAnsi="Cambria" w:cs="Cambria"/>
          <w:lang w:val="en-US"/>
        </w:rPr>
        <w:t>= 1</w:t>
      </w:r>
      <w:r w:rsidRPr="00E634C6">
        <w:rPr>
          <w:lang w:val="en-US"/>
        </w:rPr>
        <w:t xml:space="preserve">). This </w:t>
      </w:r>
      <w:ins w:id="291" w:author="Audun Stien" w:date="2022-05-30T10:25:00Z">
        <w:r w:rsidR="00C61A3C">
          <w:rPr>
            <w:lang w:val="en-US"/>
          </w:rPr>
          <w:t xml:space="preserve">is because </w:t>
        </w:r>
      </w:ins>
      <w:del w:id="292" w:author="Audun Stien" w:date="2022-05-30T10:25:00Z">
        <w:r w:rsidRPr="00E634C6" w:rsidDel="00C61A3C">
          <w:rPr>
            <w:lang w:val="en-US"/>
          </w:rPr>
          <w:delText xml:space="preserve">happens when </w:delText>
        </w:r>
      </w:del>
      <w:r w:rsidRPr="00E634C6">
        <w:rPr>
          <w:lang w:val="en-US"/>
        </w:rPr>
        <w:t xml:space="preserve">the </w:t>
      </w:r>
      <w:proofErr w:type="spellStart"/>
      <w:r w:rsidRPr="00E634C6">
        <w:rPr>
          <w:lang w:val="en-US"/>
        </w:rPr>
        <w:t>ZoI</w:t>
      </w:r>
      <w:proofErr w:type="spellEnd"/>
      <w:r w:rsidRPr="00E634C6">
        <w:rPr>
          <w:lang w:val="en-US"/>
        </w:rPr>
        <w:t xml:space="preserve"> of each feature is </w:t>
      </w:r>
      <w:proofErr w:type="gramStart"/>
      <w:r w:rsidRPr="00E634C6">
        <w:rPr>
          <w:lang w:val="en-US"/>
        </w:rPr>
        <w:t>too</w:t>
      </w:r>
      <w:proofErr w:type="gramEnd"/>
      <w:r w:rsidRPr="00E634C6">
        <w:rPr>
          <w:lang w:val="en-US"/>
        </w:rPr>
        <w:t xml:space="preserve"> restrict to overlap. When the </w:t>
      </w:r>
      <w:proofErr w:type="spellStart"/>
      <w:r w:rsidRPr="00E634C6">
        <w:rPr>
          <w:lang w:val="en-US"/>
        </w:rPr>
        <w:t>ZoI</w:t>
      </w:r>
      <w:proofErr w:type="spellEnd"/>
      <w:r w:rsidRPr="00E634C6">
        <w:rPr>
          <w:lang w:val="en-US"/>
        </w:rPr>
        <w:t xml:space="preserve"> radius increases, the effect of nearby features </w:t>
      </w:r>
      <w:del w:id="293" w:author="Audun Stien" w:date="2022-05-30T10:26:00Z">
        <w:r w:rsidRPr="00E634C6" w:rsidDel="00000B99">
          <w:rPr>
            <w:lang w:val="en-US"/>
          </w:rPr>
          <w:delText xml:space="preserve">starts to </w:delText>
        </w:r>
      </w:del>
      <w:r w:rsidRPr="00E634C6">
        <w:rPr>
          <w:lang w:val="en-US"/>
        </w:rPr>
        <w:t>accumulate and</w:t>
      </w:r>
      <w:ins w:id="294" w:author="Audun Stien" w:date="2022-05-30T10:29:00Z">
        <w:r w:rsidR="00C55867">
          <w:rPr>
            <w:lang w:val="en-US"/>
          </w:rPr>
          <w:t xml:space="preserve"> the correlation between</w:t>
        </w:r>
      </w:ins>
      <w:r w:rsidRPr="00E634C6">
        <w:rPr>
          <w:lang w:val="en-US"/>
        </w:rPr>
        <w:t xml:space="preserve"> </w:t>
      </w:r>
      <w:r>
        <w:rPr>
          <w:rFonts w:ascii="Cambria" w:eastAsia="Cambria" w:hAnsi="Cambria" w:cs="Cambria"/>
          <w:i/>
        </w:rPr>
        <w:t>ϕ</w:t>
      </w:r>
      <w:r w:rsidRPr="00E634C6">
        <w:rPr>
          <w:rFonts w:ascii="Cambria" w:eastAsia="Cambria" w:hAnsi="Cambria" w:cs="Cambria"/>
          <w:i/>
          <w:vertAlign w:val="subscript"/>
          <w:lang w:val="en-US"/>
        </w:rPr>
        <w:t xml:space="preserve">nearest </w:t>
      </w:r>
      <w:del w:id="295" w:author="Audun Stien" w:date="2022-05-30T10:29:00Z">
        <w:r w:rsidRPr="00E634C6" w:rsidDel="00C55867">
          <w:rPr>
            <w:lang w:val="en-US"/>
          </w:rPr>
          <w:delText xml:space="preserve">start to differ from </w:delText>
        </w:r>
      </w:del>
      <w:ins w:id="296" w:author="Audun Stien" w:date="2022-05-30T10:29:00Z">
        <w:r w:rsidR="00C55867">
          <w:rPr>
            <w:lang w:val="en-US"/>
          </w:rPr>
          <w:t xml:space="preserve">and </w:t>
        </w:r>
      </w:ins>
      <w:r>
        <w:rPr>
          <w:rFonts w:ascii="Cambria" w:eastAsia="Cambria" w:hAnsi="Cambria" w:cs="Cambria"/>
          <w:i/>
        </w:rPr>
        <w:t>ϕ</w:t>
      </w:r>
      <w:r w:rsidRPr="00E634C6">
        <w:rPr>
          <w:rFonts w:ascii="Cambria" w:eastAsia="Cambria" w:hAnsi="Cambria" w:cs="Cambria"/>
          <w:i/>
          <w:vertAlign w:val="subscript"/>
          <w:lang w:val="en-US"/>
        </w:rPr>
        <w:t>cumulative</w:t>
      </w:r>
      <w:del w:id="297" w:author="Audun Stien" w:date="2022-05-30T10:27:00Z">
        <w:r w:rsidRPr="00E634C6" w:rsidDel="009540A6">
          <w:rPr>
            <w:lang w:val="en-US"/>
          </w:rPr>
          <w:delText>. This is independent of the scenario for random, regular, and slightly clustered distributions of features</w:delText>
        </w:r>
      </w:del>
      <w:r w:rsidRPr="00E634C6">
        <w:rPr>
          <w:lang w:val="en-US"/>
        </w:rPr>
        <w:t xml:space="preserve"> </w:t>
      </w:r>
      <w:ins w:id="298" w:author="Audun Stien" w:date="2022-05-30T10:29:00Z">
        <w:r w:rsidR="009B5E98">
          <w:rPr>
            <w:lang w:val="en-US"/>
          </w:rPr>
          <w:t xml:space="preserve"> decrease </w:t>
        </w:r>
      </w:ins>
      <w:r w:rsidRPr="00E634C6">
        <w:rPr>
          <w:lang w:val="en-US"/>
        </w:rPr>
        <w:t xml:space="preserve">(Fig. 3A,B, Figs B5 and B8). </w:t>
      </w:r>
      <w:del w:id="299" w:author="Audun Stien" w:date="2022-05-30T10:28:00Z">
        <w:r w:rsidRPr="00E634C6" w:rsidDel="009A164A">
          <w:rPr>
            <w:lang w:val="en-US"/>
          </w:rPr>
          <w:delText>In contrast</w:delText>
        </w:r>
      </w:del>
      <w:ins w:id="300" w:author="Audun Stien" w:date="2022-05-30T10:28:00Z">
        <w:r w:rsidR="009A164A">
          <w:rPr>
            <w:lang w:val="en-US"/>
          </w:rPr>
          <w:t>In addition</w:t>
        </w:r>
      </w:ins>
      <w:r w:rsidRPr="00E634C6">
        <w:rPr>
          <w:lang w:val="en-US"/>
        </w:rPr>
        <w:t xml:space="preserve">, as the features get more clumped </w:t>
      </w:r>
      <w:del w:id="301" w:author="Audun Stien" w:date="2022-05-30T10:27:00Z">
        <w:r w:rsidRPr="00E634C6" w:rsidDel="009A164A">
          <w:rPr>
            <w:lang w:val="en-US"/>
          </w:rPr>
          <w:delText xml:space="preserve">and distributed </w:delText>
        </w:r>
      </w:del>
      <w:r w:rsidRPr="00E634C6">
        <w:rPr>
          <w:lang w:val="en-US"/>
        </w:rPr>
        <w:t xml:space="preserve">in </w:t>
      </w:r>
      <w:del w:id="302" w:author="Audun Stien" w:date="2022-05-30T10:27:00Z">
        <w:r w:rsidRPr="00E634C6" w:rsidDel="009A164A">
          <w:rPr>
            <w:lang w:val="en-US"/>
          </w:rPr>
          <w:delText xml:space="preserve">smaller </w:delText>
        </w:r>
      </w:del>
      <w:r w:rsidRPr="00E634C6">
        <w:rPr>
          <w:lang w:val="en-US"/>
        </w:rPr>
        <w:t xml:space="preserve">clusters (up to a limit with a single small cluster, Fig. 3C), the correlation between </w:t>
      </w:r>
      <w:r>
        <w:rPr>
          <w:rFonts w:ascii="Cambria" w:eastAsia="Cambria" w:hAnsi="Cambria" w:cs="Cambria"/>
          <w:i/>
        </w:rPr>
        <w:t>ϕ</w:t>
      </w:r>
      <w:r w:rsidRPr="00E634C6">
        <w:rPr>
          <w:rFonts w:ascii="Cambria" w:eastAsia="Cambria" w:hAnsi="Cambria" w:cs="Cambria"/>
          <w:i/>
          <w:vertAlign w:val="subscript"/>
          <w:lang w:val="en-US"/>
        </w:rPr>
        <w:t>nearest</w:t>
      </w:r>
      <w:del w:id="303" w:author="Audun Stien" w:date="2022-05-30T10:31:00Z">
        <w:r w:rsidRPr="00E634C6" w:rsidDel="000057B1">
          <w:rPr>
            <w:rFonts w:ascii="Cambria" w:eastAsia="Cambria" w:hAnsi="Cambria" w:cs="Cambria"/>
            <w:i/>
            <w:vertAlign w:val="subscript"/>
            <w:lang w:val="en-US"/>
          </w:rPr>
          <w:delText xml:space="preserve"> </w:delText>
        </w:r>
      </w:del>
      <w:ins w:id="304" w:author="Audun Stien" w:date="2022-05-30T10:30:00Z">
        <w:r w:rsidR="000057B1" w:rsidRPr="00E634C6">
          <w:rPr>
            <w:lang w:val="en-US"/>
          </w:rPr>
          <w:t xml:space="preserve"> </w:t>
        </w:r>
      </w:ins>
      <w:r w:rsidRPr="00E634C6">
        <w:rPr>
          <w:lang w:val="en-US"/>
        </w:rPr>
        <w:t xml:space="preserve">and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 xml:space="preserve">goes through a point of inflection as the </w:t>
      </w:r>
      <w:proofErr w:type="spellStart"/>
      <w:r w:rsidRPr="00E634C6">
        <w:rPr>
          <w:lang w:val="en-US"/>
        </w:rPr>
        <w:t>ZoI</w:t>
      </w:r>
      <w:proofErr w:type="spellEnd"/>
      <w:r w:rsidRPr="00E634C6">
        <w:rPr>
          <w:lang w:val="en-US"/>
        </w:rPr>
        <w:t xml:space="preserve"> expands, beyond which it increases with </w:t>
      </w:r>
      <w:r w:rsidRPr="00E634C6">
        <w:rPr>
          <w:rFonts w:ascii="Cambria" w:eastAsia="Cambria" w:hAnsi="Cambria" w:cs="Cambria"/>
          <w:i/>
          <w:lang w:val="en-US"/>
        </w:rPr>
        <w:t xml:space="preserve">r </w:t>
      </w:r>
      <w:r w:rsidRPr="00E634C6">
        <w:rPr>
          <w:lang w:val="en-US"/>
        </w:rPr>
        <w:t xml:space="preserve">(Fig. </w:t>
      </w:r>
      <w:r w:rsidRPr="009A164A">
        <w:rPr>
          <w:lang w:val="en-US"/>
          <w:rPrChange w:id="305" w:author="Audun Stien" w:date="2022-05-30T10:28:00Z">
            <w:rPr/>
          </w:rPrChange>
        </w:rPr>
        <w:t xml:space="preserve">B5D-F). </w:t>
      </w:r>
      <w:r w:rsidRPr="00E634C6">
        <w:rPr>
          <w:lang w:val="en-US"/>
        </w:rPr>
        <w:t>The point where the correlation stops decreasing is related to the size of the clusters (grey dashed vertical line in Figs. 3</w:t>
      </w:r>
      <w:proofErr w:type="gramStart"/>
      <w:r w:rsidRPr="00E634C6">
        <w:rPr>
          <w:lang w:val="en-US"/>
        </w:rPr>
        <w:t>B,C</w:t>
      </w:r>
      <w:proofErr w:type="gramEnd"/>
      <w:r w:rsidRPr="00E634C6">
        <w:rPr>
          <w:lang w:val="en-US"/>
        </w:rPr>
        <w:t xml:space="preserve">). For </w:t>
      </w:r>
      <w:proofErr w:type="spellStart"/>
      <w:r w:rsidRPr="00E634C6">
        <w:rPr>
          <w:lang w:val="en-US"/>
        </w:rPr>
        <w:t>ZoI</w:t>
      </w:r>
      <w:proofErr w:type="spellEnd"/>
      <w:r w:rsidRPr="00E634C6">
        <w:rPr>
          <w:lang w:val="en-US"/>
        </w:rPr>
        <w:t xml:space="preserve"> </w:t>
      </w:r>
      <w:ins w:id="306" w:author="Audun Stien" w:date="2022-05-30T10:31:00Z">
        <w:r w:rsidR="00831F6B">
          <w:rPr>
            <w:lang w:val="en-US"/>
          </w:rPr>
          <w:t xml:space="preserve">radius </w:t>
        </w:r>
      </w:ins>
      <w:r w:rsidRPr="00E634C6">
        <w:rPr>
          <w:lang w:val="en-US"/>
        </w:rPr>
        <w:t xml:space="preserve">values larger than the </w:t>
      </w:r>
      <w:ins w:id="307" w:author="Audun Stien" w:date="2022-05-30T10:32:00Z">
        <w:r w:rsidR="00D666AB">
          <w:rPr>
            <w:lang w:val="en-US"/>
          </w:rPr>
          <w:t xml:space="preserve">radius of the </w:t>
        </w:r>
      </w:ins>
      <w:r w:rsidRPr="00E634C6">
        <w:rPr>
          <w:lang w:val="en-US"/>
        </w:rPr>
        <w:t>cluster</w:t>
      </w:r>
      <w:del w:id="308" w:author="Audun Stien" w:date="2022-05-30T10:32:00Z">
        <w:r w:rsidRPr="00E634C6" w:rsidDel="00D666AB">
          <w:rPr>
            <w:lang w:val="en-US"/>
          </w:rPr>
          <w:delText xml:space="preserve"> size</w:delText>
        </w:r>
      </w:del>
      <w:r w:rsidRPr="00E634C6">
        <w:rPr>
          <w:lang w:val="en-US"/>
        </w:rPr>
        <w:t xml:space="preserve">,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and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converge again</w:t>
      </w:r>
      <w:ins w:id="309" w:author="Audun Stien" w:date="2022-05-30T10:33:00Z">
        <w:r w:rsidR="005F66A6">
          <w:rPr>
            <w:lang w:val="en-US"/>
          </w:rPr>
          <w:t xml:space="preserve"> and it will </w:t>
        </w:r>
      </w:ins>
      <w:del w:id="310" w:author="Audun Stien" w:date="2022-05-30T10:33:00Z">
        <w:r w:rsidRPr="00E634C6" w:rsidDel="005F66A6">
          <w:rPr>
            <w:lang w:val="en-US"/>
          </w:rPr>
          <w:delText>. This is when it might</w:delText>
        </w:r>
      </w:del>
      <w:ins w:id="311" w:author="Audun Stien" w:date="2022-05-30T10:33:00Z">
        <w:r w:rsidR="005F66A6">
          <w:rPr>
            <w:lang w:val="en-US"/>
          </w:rPr>
          <w:t>be</w:t>
        </w:r>
      </w:ins>
      <w:del w:id="312" w:author="Audun Stien" w:date="2022-05-30T10:33:00Z">
        <w:r w:rsidRPr="00E634C6" w:rsidDel="005F66A6">
          <w:rPr>
            <w:lang w:val="en-US"/>
          </w:rPr>
          <w:delText xml:space="preserve"> get</w:delText>
        </w:r>
      </w:del>
      <w:r w:rsidRPr="00E634C6">
        <w:rPr>
          <w:lang w:val="en-US"/>
        </w:rPr>
        <w:t xml:space="preserve"> hard to distinguish between the effect of each feature alone, regardless of the </w:t>
      </w:r>
      <w:proofErr w:type="spellStart"/>
      <w:r w:rsidRPr="00E634C6">
        <w:rPr>
          <w:lang w:val="en-US"/>
        </w:rPr>
        <w:t>ZoI</w:t>
      </w:r>
      <w:proofErr w:type="spellEnd"/>
      <w:r w:rsidRPr="00E634C6">
        <w:rPr>
          <w:lang w:val="en-US"/>
        </w:rPr>
        <w:t xml:space="preserve"> metric, and th</w:t>
      </w:r>
      <w:ins w:id="313" w:author="Audun Stien" w:date="2022-05-30T10:35:00Z">
        <w:r w:rsidR="00E50218">
          <w:rPr>
            <w:lang w:val="en-US"/>
          </w:rPr>
          <w:t>at</w:t>
        </w:r>
      </w:ins>
      <w:del w:id="314" w:author="Audun Stien" w:date="2022-05-30T10:35:00Z">
        <w:r w:rsidRPr="00E634C6" w:rsidDel="00E50218">
          <w:rPr>
            <w:lang w:val="en-US"/>
          </w:rPr>
          <w:delText>e</w:delText>
        </w:r>
      </w:del>
      <w:r w:rsidRPr="00E634C6">
        <w:rPr>
          <w:lang w:val="en-US"/>
        </w:rPr>
        <w:t xml:space="preserve"> </w:t>
      </w:r>
      <w:del w:id="315" w:author="Audun Stien" w:date="2022-05-30T10:35:00Z">
        <w:r w:rsidRPr="00E634C6" w:rsidDel="00E50218">
          <w:rPr>
            <w:lang w:val="en-US"/>
          </w:rPr>
          <w:delText xml:space="preserve">effect of </w:delText>
        </w:r>
      </w:del>
      <w:r w:rsidRPr="00E634C6">
        <w:rPr>
          <w:lang w:val="en-US"/>
        </w:rPr>
        <w:t xml:space="preserve">a </w:t>
      </w:r>
      <w:ins w:id="316" w:author="Audun Stien" w:date="2022-05-30T10:35:00Z">
        <w:r w:rsidR="00E50218">
          <w:rPr>
            <w:lang w:val="en-US"/>
          </w:rPr>
          <w:t xml:space="preserve">the </w:t>
        </w:r>
      </w:ins>
      <w:r w:rsidRPr="00E634C6">
        <w:rPr>
          <w:lang w:val="en-US"/>
        </w:rPr>
        <w:t xml:space="preserve">collection of features </w:t>
      </w:r>
      <w:del w:id="317" w:author="Audun Stien" w:date="2022-05-30T10:35:00Z">
        <w:r w:rsidRPr="00E634C6" w:rsidDel="00D755BB">
          <w:rPr>
            <w:lang w:val="en-US"/>
          </w:rPr>
          <w:delText>transform</w:delText>
        </w:r>
      </w:del>
      <w:del w:id="318" w:author="Audun Stien" w:date="2022-05-30T10:33:00Z">
        <w:r w:rsidRPr="00E634C6" w:rsidDel="004A774C">
          <w:rPr>
            <w:lang w:val="en-US"/>
          </w:rPr>
          <w:delText>s</w:delText>
        </w:r>
      </w:del>
      <w:del w:id="319" w:author="Audun Stien" w:date="2022-05-30T10:35:00Z">
        <w:r w:rsidRPr="00E634C6" w:rsidDel="00D755BB">
          <w:rPr>
            <w:lang w:val="en-US"/>
          </w:rPr>
          <w:delText xml:space="preserve"> into that of a</w:delText>
        </w:r>
      </w:del>
      <w:ins w:id="320" w:author="Audun Stien" w:date="2022-05-30T10:35:00Z">
        <w:r w:rsidR="00D755BB">
          <w:rPr>
            <w:lang w:val="en-US"/>
          </w:rPr>
          <w:t>grouped in a</w:t>
        </w:r>
      </w:ins>
      <w:r w:rsidRPr="00E634C6">
        <w:rPr>
          <w:lang w:val="en-US"/>
        </w:rPr>
        <w:t xml:space="preserve"> “super-feature” (e.g. urban areas instead of houses, wind parks instead of wind turbines). </w:t>
      </w:r>
      <w:commentRangeStart w:id="321"/>
      <w:del w:id="322" w:author="Audun Stien" w:date="2022-05-30T10:36:00Z">
        <w:r w:rsidRPr="00E634C6" w:rsidDel="00D755BB">
          <w:rPr>
            <w:lang w:val="en-US"/>
          </w:rPr>
          <w:delText>When the</w:delText>
        </w:r>
      </w:del>
      <w:ins w:id="323" w:author="Audun Stien" w:date="2022-05-30T10:37:00Z">
        <w:r w:rsidR="00E159F6">
          <w:rPr>
            <w:lang w:val="en-US"/>
          </w:rPr>
          <w:t>While a</w:t>
        </w:r>
      </w:ins>
      <w:ins w:id="324" w:author="Audun Stien" w:date="2022-05-30T10:36:00Z">
        <w:r w:rsidR="00D755BB">
          <w:rPr>
            <w:lang w:val="en-US"/>
          </w:rPr>
          <w:t xml:space="preserve"> high</w:t>
        </w:r>
      </w:ins>
      <w:r w:rsidRPr="00E634C6">
        <w:rPr>
          <w:lang w:val="en-US"/>
        </w:rPr>
        <w:t xml:space="preserve"> correlation between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and </w:t>
      </w:r>
      <w:r>
        <w:rPr>
          <w:rFonts w:ascii="Cambria" w:eastAsia="Cambria" w:hAnsi="Cambria" w:cs="Cambria"/>
          <w:i/>
        </w:rPr>
        <w:t>ϕ</w:t>
      </w:r>
      <w:r w:rsidRPr="00E634C6">
        <w:rPr>
          <w:rFonts w:ascii="Cambria" w:eastAsia="Cambria" w:hAnsi="Cambria" w:cs="Cambria"/>
          <w:i/>
          <w:vertAlign w:val="subscript"/>
          <w:lang w:val="en-US"/>
        </w:rPr>
        <w:t xml:space="preserve">cumulative </w:t>
      </w:r>
      <w:del w:id="325" w:author="Audun Stien" w:date="2022-05-30T10:36:00Z">
        <w:r w:rsidRPr="00E634C6" w:rsidDel="00D755BB">
          <w:rPr>
            <w:lang w:val="en-US"/>
          </w:rPr>
          <w:delText>is higher,</w:delText>
        </w:r>
      </w:del>
      <w:r w:rsidRPr="00E634C6">
        <w:rPr>
          <w:lang w:val="en-US"/>
        </w:rPr>
        <w:t xml:space="preserve"> </w:t>
      </w:r>
      <w:ins w:id="326" w:author="Audun Stien" w:date="2022-05-30T10:36:00Z">
        <w:r w:rsidR="00D755BB">
          <w:rPr>
            <w:lang w:val="en-US"/>
          </w:rPr>
          <w:t xml:space="preserve">imply </w:t>
        </w:r>
      </w:ins>
      <w:del w:id="327" w:author="Audun Stien" w:date="2022-05-30T10:36:00Z">
        <w:r w:rsidRPr="00E634C6" w:rsidDel="00D755BB">
          <w:rPr>
            <w:lang w:val="en-US"/>
          </w:rPr>
          <w:delText xml:space="preserve">it </w:delText>
        </w:r>
        <w:r w:rsidRPr="00E634C6" w:rsidDel="00E159F6">
          <w:rPr>
            <w:lang w:val="en-US"/>
          </w:rPr>
          <w:delText>might be</w:delText>
        </w:r>
      </w:del>
      <w:r w:rsidRPr="00E634C6">
        <w:rPr>
          <w:lang w:val="en-US"/>
        </w:rPr>
        <w:t xml:space="preserve"> </w:t>
      </w:r>
      <w:ins w:id="328" w:author="Audun Stien" w:date="2022-05-30T10:36:00Z">
        <w:r w:rsidR="00E159F6">
          <w:rPr>
            <w:lang w:val="en-US"/>
          </w:rPr>
          <w:t xml:space="preserve">that </w:t>
        </w:r>
        <w:r w:rsidR="00E159F6">
          <w:rPr>
            <w:lang w:val="en-US"/>
          </w:rPr>
          <w:lastRenderedPageBreak/>
          <w:t xml:space="preserve">it will be </w:t>
        </w:r>
      </w:ins>
      <w:r w:rsidRPr="00E634C6">
        <w:rPr>
          <w:lang w:val="en-US"/>
        </w:rPr>
        <w:t>difficult to distinguish if the impacts of a given infrastructure type accumulate or not</w:t>
      </w:r>
      <w:del w:id="329" w:author="Audun Stien" w:date="2022-05-30T10:37:00Z">
        <w:r w:rsidRPr="00E634C6" w:rsidDel="00E159F6">
          <w:rPr>
            <w:lang w:val="en-US"/>
          </w:rPr>
          <w:delText xml:space="preserve">. However, </w:delText>
        </w:r>
      </w:del>
      <w:ins w:id="330" w:author="Audun Stien" w:date="2022-05-30T10:37:00Z">
        <w:r w:rsidR="005B1B6E">
          <w:rPr>
            <w:lang w:val="en-US"/>
          </w:rPr>
          <w:t xml:space="preserve">, </w:t>
        </w:r>
      </w:ins>
      <w:r w:rsidRPr="00E634C6">
        <w:rPr>
          <w:lang w:val="en-US"/>
        </w:rPr>
        <w:t>whether a given biological response variable is affected by the nearest feature or cumulatively by multiple features remains a question to be explored</w:t>
      </w:r>
      <w:ins w:id="331" w:author="Audun Stien" w:date="2022-05-30T10:38:00Z">
        <w:r w:rsidR="005B1B6E">
          <w:rPr>
            <w:lang w:val="en-US"/>
          </w:rPr>
          <w:t xml:space="preserve"> </w:t>
        </w:r>
      </w:ins>
    </w:p>
    <w:p w14:paraId="05C2A35C" w14:textId="77777777" w:rsidR="00D33022" w:rsidRPr="005B1B6E" w:rsidRDefault="00341556" w:rsidP="005B1B6E">
      <w:pPr>
        <w:spacing w:after="3"/>
        <w:ind w:left="952" w:right="942"/>
        <w:rPr>
          <w:lang w:val="en-US"/>
          <w:rPrChange w:id="332" w:author="Audun Stien" w:date="2022-05-30T10:38:00Z">
            <w:rPr/>
          </w:rPrChange>
        </w:rPr>
        <w:pPrChange w:id="333" w:author="Audun Stien" w:date="2022-05-30T10:38:00Z">
          <w:pPr>
            <w:spacing w:line="259" w:lineRule="auto"/>
            <w:ind w:left="952" w:right="942"/>
          </w:pPr>
        </w:pPrChange>
      </w:pPr>
      <w:r w:rsidRPr="005B1B6E">
        <w:rPr>
          <w:lang w:val="en-US"/>
          <w:rPrChange w:id="334" w:author="Audun Stien" w:date="2022-05-30T10:38:00Z">
            <w:rPr/>
          </w:rPrChange>
        </w:rPr>
        <w:t>empirically.</w:t>
      </w:r>
      <w:commentRangeEnd w:id="321"/>
      <w:r w:rsidR="005B1B6E">
        <w:rPr>
          <w:rStyle w:val="CommentReference"/>
        </w:rPr>
        <w:commentReference w:id="321"/>
      </w:r>
    </w:p>
    <w:p w14:paraId="1701ADD5" w14:textId="77777777" w:rsidR="00D33022" w:rsidRDefault="00341556">
      <w:pPr>
        <w:spacing w:after="243" w:line="259" w:lineRule="auto"/>
        <w:ind w:left="-312" w:right="-312" w:firstLine="0"/>
        <w:jc w:val="left"/>
      </w:pPr>
      <w:r>
        <w:rPr>
          <w:noProof/>
        </w:rPr>
        <w:drawing>
          <wp:inline distT="0" distB="0" distL="0" distR="0" wp14:anchorId="7A059383" wp14:editId="42F90CFD">
            <wp:extent cx="6983944" cy="3928468"/>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25"/>
                    <a:stretch>
                      <a:fillRect/>
                    </a:stretch>
                  </pic:blipFill>
                  <pic:spPr>
                    <a:xfrm>
                      <a:off x="0" y="0"/>
                      <a:ext cx="6983944" cy="3928468"/>
                    </a:xfrm>
                    <a:prstGeom prst="rect">
                      <a:avLst/>
                    </a:prstGeom>
                  </pic:spPr>
                </pic:pic>
              </a:graphicData>
            </a:graphic>
          </wp:inline>
        </w:drawing>
      </w:r>
    </w:p>
    <w:p w14:paraId="36767AB4" w14:textId="77777777" w:rsidR="00D33022" w:rsidRPr="00E634C6" w:rsidRDefault="00341556">
      <w:pPr>
        <w:spacing w:after="449" w:line="253" w:lineRule="auto"/>
        <w:ind w:left="952" w:right="942"/>
        <w:rPr>
          <w:lang w:val="en-US"/>
        </w:rPr>
      </w:pPr>
      <w:r w:rsidRPr="00E634C6">
        <w:rPr>
          <w:lang w:val="en-US"/>
        </w:rPr>
        <w:t xml:space="preserve">Figure 3: Representation of the </w:t>
      </w:r>
      <w:proofErr w:type="spellStart"/>
      <w:r w:rsidRPr="00E634C6">
        <w:rPr>
          <w:lang w:val="en-US"/>
        </w:rPr>
        <w:t>ZoI</w:t>
      </w:r>
      <w:proofErr w:type="spellEnd"/>
      <w:r w:rsidRPr="00E634C6">
        <w:rPr>
          <w:lang w:val="en-US"/>
        </w:rPr>
        <w:t xml:space="preserve"> of nearest feature (</w:t>
      </w:r>
      <w:r>
        <w:rPr>
          <w:rFonts w:ascii="Cambria" w:eastAsia="Cambria" w:hAnsi="Cambria" w:cs="Cambria"/>
          <w:i/>
        </w:rPr>
        <w:t>ϕ</w:t>
      </w:r>
      <w:r w:rsidRPr="00E634C6">
        <w:rPr>
          <w:rFonts w:ascii="Cambria" w:eastAsia="Cambria" w:hAnsi="Cambria" w:cs="Cambria"/>
          <w:i/>
          <w:vertAlign w:val="subscript"/>
          <w:lang w:val="en-US"/>
        </w:rPr>
        <w:t>nearest</w:t>
      </w:r>
      <w:r w:rsidRPr="00E634C6">
        <w:rPr>
          <w:lang w:val="en-US"/>
        </w:rPr>
        <w:t xml:space="preserve">) and the cumulative </w:t>
      </w:r>
      <w:proofErr w:type="spellStart"/>
      <w:r w:rsidRPr="00E634C6">
        <w:rPr>
          <w:lang w:val="en-US"/>
        </w:rPr>
        <w:t>ZoI</w:t>
      </w:r>
      <w:proofErr w:type="spellEnd"/>
      <w:r w:rsidRPr="00E634C6">
        <w:rPr>
          <w:lang w:val="en-US"/>
        </w:rPr>
        <w:t xml:space="preserve"> (</w:t>
      </w:r>
      <w:r>
        <w:rPr>
          <w:rFonts w:ascii="Cambria" w:eastAsia="Cambria" w:hAnsi="Cambria" w:cs="Cambria"/>
          <w:i/>
        </w:rPr>
        <w:t>ϕ</w:t>
      </w:r>
      <w:r w:rsidRPr="00E634C6">
        <w:rPr>
          <w:rFonts w:ascii="Cambria" w:eastAsia="Cambria" w:hAnsi="Cambria" w:cs="Cambria"/>
          <w:i/>
          <w:vertAlign w:val="subscript"/>
          <w:lang w:val="en-US"/>
        </w:rPr>
        <w:t>cumulative</w:t>
      </w:r>
      <w:r w:rsidRPr="00E634C6">
        <w:rPr>
          <w:lang w:val="en-US"/>
        </w:rPr>
        <w:t xml:space="preserve">) in landscapes with point infrastructure spatially distributed in a gradient of clustering, from (A) a regular distribution to (B) a set of clusters to (C) only one cluster. The central panel shows a visual comparison between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(left) and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 xml:space="preserve">(right) when the </w:t>
      </w:r>
      <w:proofErr w:type="spellStart"/>
      <w:r w:rsidRPr="00E634C6">
        <w:rPr>
          <w:lang w:val="en-US"/>
        </w:rPr>
        <w:t>ZoI</w:t>
      </w:r>
      <w:proofErr w:type="spellEnd"/>
      <w:r w:rsidRPr="00E634C6">
        <w:rPr>
          <w:lang w:val="en-US"/>
        </w:rPr>
        <w:t xml:space="preserve"> radius </w:t>
      </w:r>
      <w:r w:rsidRPr="00E634C6">
        <w:rPr>
          <w:rFonts w:ascii="Cambria" w:eastAsia="Cambria" w:hAnsi="Cambria" w:cs="Cambria"/>
          <w:i/>
          <w:lang w:val="en-US"/>
        </w:rPr>
        <w:t xml:space="preserve">r </w:t>
      </w:r>
      <w:r w:rsidRPr="00E634C6">
        <w:rPr>
          <w:rFonts w:ascii="Cambria" w:eastAsia="Cambria" w:hAnsi="Cambria" w:cs="Cambria"/>
          <w:lang w:val="en-US"/>
        </w:rPr>
        <w:t xml:space="preserve">= 10% </w:t>
      </w:r>
      <w:r w:rsidRPr="00E634C6">
        <w:rPr>
          <w:lang w:val="en-US"/>
        </w:rPr>
        <w:t xml:space="preserve">of the landscape extent. The lower panel shows the correlation between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and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 xml:space="preserve">in each landscape, as </w:t>
      </w:r>
      <w:proofErr w:type="spellStart"/>
      <w:r w:rsidRPr="00E634C6">
        <w:rPr>
          <w:lang w:val="en-US"/>
        </w:rPr>
        <w:t>ZoI</w:t>
      </w:r>
      <w:proofErr w:type="spellEnd"/>
      <w:r w:rsidRPr="00E634C6">
        <w:rPr>
          <w:lang w:val="en-US"/>
        </w:rPr>
        <w:t xml:space="preserve"> </w:t>
      </w:r>
      <w:r w:rsidRPr="00E634C6">
        <w:rPr>
          <w:rFonts w:ascii="Cambria" w:eastAsia="Cambria" w:hAnsi="Cambria" w:cs="Cambria"/>
          <w:i/>
          <w:lang w:val="en-US"/>
        </w:rPr>
        <w:t xml:space="preserve">r </w:t>
      </w:r>
      <w:r w:rsidRPr="00E634C6">
        <w:rPr>
          <w:lang w:val="en-US"/>
        </w:rPr>
        <w:t xml:space="preserve">increases. The dashed vertical lines show half the </w:t>
      </w:r>
      <w:proofErr w:type="spellStart"/>
      <w:r w:rsidRPr="00E634C6">
        <w:rPr>
          <w:lang w:val="en-US"/>
        </w:rPr>
        <w:t>the</w:t>
      </w:r>
      <w:proofErr w:type="spellEnd"/>
      <w:r w:rsidRPr="00E634C6">
        <w:rPr>
          <w:lang w:val="en-US"/>
        </w:rPr>
        <w:t xml:space="preserve"> minimum distance between features (black), beyond which the </w:t>
      </w:r>
      <w:proofErr w:type="spellStart"/>
      <w:r w:rsidRPr="00E634C6">
        <w:rPr>
          <w:lang w:val="en-US"/>
        </w:rPr>
        <w:t>ZoI</w:t>
      </w:r>
      <w:proofErr w:type="spellEnd"/>
      <w:r w:rsidRPr="00E634C6">
        <w:rPr>
          <w:lang w:val="en-US"/>
        </w:rPr>
        <w:t xml:space="preserve"> of multiple infrastructure overlap, and the size of the feature clusters (grey), beyond which the correlation stops decreasing.</w:t>
      </w:r>
    </w:p>
    <w:p w14:paraId="7A4E1950" w14:textId="77777777" w:rsidR="00D33022" w:rsidRPr="00E634C6" w:rsidRDefault="00341556">
      <w:pPr>
        <w:pStyle w:val="Heading1"/>
        <w:tabs>
          <w:tab w:val="center" w:pos="1029"/>
          <w:tab w:val="center" w:pos="4704"/>
        </w:tabs>
        <w:spacing w:after="333"/>
        <w:ind w:left="0" w:firstLine="0"/>
        <w:rPr>
          <w:lang w:val="en-US"/>
        </w:rPr>
      </w:pPr>
      <w:r w:rsidRPr="00E634C6">
        <w:rPr>
          <w:sz w:val="22"/>
          <w:lang w:val="en-US"/>
        </w:rPr>
        <w:tab/>
      </w:r>
      <w:r w:rsidRPr="00E634C6">
        <w:rPr>
          <w:lang w:val="en-US"/>
        </w:rPr>
        <w:t>5</w:t>
      </w:r>
      <w:r w:rsidRPr="00E634C6">
        <w:rPr>
          <w:lang w:val="en-US"/>
        </w:rPr>
        <w:tab/>
        <w:t xml:space="preserve">Empirical </w:t>
      </w:r>
      <w:proofErr w:type="gramStart"/>
      <w:r w:rsidRPr="00E634C6">
        <w:rPr>
          <w:lang w:val="en-US"/>
        </w:rPr>
        <w:t>demonstration</w:t>
      </w:r>
      <w:proofErr w:type="gramEnd"/>
      <w:r w:rsidRPr="00E634C6">
        <w:rPr>
          <w:lang w:val="en-US"/>
        </w:rPr>
        <w:t xml:space="preserve"> on reindeer habitat selection</w:t>
      </w:r>
    </w:p>
    <w:p w14:paraId="212E0EAC" w14:textId="77777777" w:rsidR="00D33022" w:rsidRPr="00E634C6" w:rsidRDefault="00341556">
      <w:pPr>
        <w:pStyle w:val="Heading2"/>
        <w:tabs>
          <w:tab w:val="center" w:pos="1107"/>
          <w:tab w:val="center" w:pos="2624"/>
        </w:tabs>
        <w:ind w:left="0" w:firstLine="0"/>
        <w:rPr>
          <w:lang w:val="en-US"/>
        </w:rPr>
      </w:pPr>
      <w:r w:rsidRPr="00E634C6">
        <w:rPr>
          <w:sz w:val="22"/>
          <w:lang w:val="en-US"/>
        </w:rPr>
        <w:tab/>
      </w:r>
      <w:r w:rsidRPr="00E634C6">
        <w:rPr>
          <w:lang w:val="en-US"/>
        </w:rPr>
        <w:t>5.1</w:t>
      </w:r>
      <w:r w:rsidRPr="00E634C6">
        <w:rPr>
          <w:lang w:val="en-US"/>
        </w:rPr>
        <w:tab/>
        <w:t>Material and methods</w:t>
      </w:r>
    </w:p>
    <w:p w14:paraId="7EF592A7" w14:textId="5A212E43" w:rsidR="00D33022" w:rsidRPr="00E634C6" w:rsidDel="00445C53" w:rsidRDefault="00341556">
      <w:pPr>
        <w:spacing w:after="13"/>
        <w:ind w:left="952" w:right="942"/>
        <w:rPr>
          <w:del w:id="335" w:author="Audun Stien" w:date="2022-05-30T10:39:00Z"/>
          <w:lang w:val="en-US"/>
        </w:rPr>
      </w:pPr>
      <w:r w:rsidRPr="00E634C6">
        <w:rPr>
          <w:lang w:val="en-US"/>
        </w:rPr>
        <w:t xml:space="preserve">In our empirical demonstration we assessed the impacts of multiple infrastructure on the </w:t>
      </w:r>
      <w:proofErr w:type="spellStart"/>
      <w:r w:rsidRPr="00E634C6">
        <w:rPr>
          <w:lang w:val="en-US"/>
        </w:rPr>
        <w:t>Hardangervidda</w:t>
      </w:r>
      <w:proofErr w:type="spellEnd"/>
      <w:r w:rsidRPr="00E634C6">
        <w:rPr>
          <w:lang w:val="en-US"/>
        </w:rPr>
        <w:t xml:space="preserve"> reindeer population in Norway using habitat selection during summer (Fig. 5). Reindeer are sensible to </w:t>
      </w:r>
      <w:r w:rsidRPr="00E634C6">
        <w:rPr>
          <w:lang w:val="en-US"/>
        </w:rPr>
        <w:lastRenderedPageBreak/>
        <w:t xml:space="preserve">human activity, and the populations in Norway are the last remaining wild reindeer populations in Europe. In summer, the area is visited by tourists and mountain hikers. There are 14,154 private cottages, 26 large tourist cabins, and hundreds of kilometers of trails in the area, besides roads and small tourist cabins (Fig. </w:t>
      </w:r>
      <w:r w:rsidRPr="008B5004">
        <w:rPr>
          <w:lang w:val="en-US"/>
          <w:rPrChange w:id="336" w:author="Audun Stien" w:date="2022-05-30T09:45:00Z">
            <w:rPr/>
          </w:rPrChange>
        </w:rPr>
        <w:t xml:space="preserve">C2). </w:t>
      </w:r>
      <w:r w:rsidRPr="00E634C6">
        <w:rPr>
          <w:lang w:val="en-US"/>
        </w:rPr>
        <w:t>We used GPS-tracking data from 115 female reindeer collected in the month of July from</w:t>
      </w:r>
      <w:ins w:id="337" w:author="Audun Stien" w:date="2022-05-30T10:39:00Z">
        <w:r w:rsidR="00445C53">
          <w:rPr>
            <w:lang w:val="en-US"/>
          </w:rPr>
          <w:t xml:space="preserve"> </w:t>
        </w:r>
      </w:ins>
    </w:p>
    <w:p w14:paraId="2E081D62" w14:textId="77777777" w:rsidR="00D33022" w:rsidRPr="00E634C6" w:rsidRDefault="00341556" w:rsidP="00445C53">
      <w:pPr>
        <w:spacing w:after="13"/>
        <w:ind w:left="952" w:right="942"/>
        <w:rPr>
          <w:lang w:val="en-US"/>
        </w:rPr>
        <w:pPrChange w:id="338" w:author="Audun Stien" w:date="2022-05-30T10:39:00Z">
          <w:pPr>
            <w:spacing w:after="184"/>
            <w:ind w:left="952" w:right="942"/>
          </w:pPr>
        </w:pPrChange>
      </w:pPr>
      <w:r w:rsidRPr="00E634C6">
        <w:rPr>
          <w:lang w:val="en-US"/>
        </w:rPr>
        <w:t xml:space="preserve">2001 to 2019 (see Panzacchi </w:t>
      </w:r>
      <w:r w:rsidRPr="00E634C6">
        <w:rPr>
          <w:i/>
          <w:lang w:val="en-US"/>
        </w:rPr>
        <w:t>et al.</w:t>
      </w:r>
      <w:r w:rsidRPr="00E634C6">
        <w:rPr>
          <w:lang w:val="en-US"/>
        </w:rPr>
        <w:t xml:space="preserve">, 2015, for further details). To assess reindeer habitat </w:t>
      </w:r>
      <w:proofErr w:type="gramStart"/>
      <w:r w:rsidRPr="00E634C6">
        <w:rPr>
          <w:lang w:val="en-US"/>
        </w:rPr>
        <w:t>selection</w:t>
      </w:r>
      <w:proofErr w:type="gramEnd"/>
      <w:r w:rsidRPr="00E634C6">
        <w:rPr>
          <w:lang w:val="en-US"/>
        </w:rPr>
        <w:t xml:space="preserve"> we used an use-availability setup, where each used GPS location was compared against nine available random locations spread within the area occupied by the population (Fig. 5). All locations were annotated with environmental covariates.</w:t>
      </w:r>
    </w:p>
    <w:p w14:paraId="085C173D" w14:textId="77777777" w:rsidR="00D33022" w:rsidRPr="00E634C6" w:rsidRDefault="00341556">
      <w:pPr>
        <w:spacing w:after="231"/>
        <w:ind w:left="952" w:right="942"/>
        <w:rPr>
          <w:lang w:val="en-US"/>
        </w:rPr>
      </w:pPr>
      <w:r w:rsidRPr="00E634C6">
        <w:rPr>
          <w:lang w:val="en-US"/>
        </w:rPr>
        <w:t>To account for bio-climatic-geographical variation in environmental characteristics we used the four first components from a principal component (PC) analysis conducted for whole Norway (</w:t>
      </w:r>
      <w:proofErr w:type="spellStart"/>
      <w:r w:rsidRPr="00E634C6">
        <w:rPr>
          <w:lang w:val="en-US"/>
        </w:rPr>
        <w:t>Bakkestuen</w:t>
      </w:r>
      <w:proofErr w:type="spellEnd"/>
      <w:r w:rsidRPr="00E634C6">
        <w:rPr>
          <w:lang w:val="en-US"/>
        </w:rPr>
        <w:t xml:space="preserve"> </w:t>
      </w:r>
      <w:r w:rsidRPr="00E634C6">
        <w:rPr>
          <w:i/>
          <w:lang w:val="en-US"/>
        </w:rPr>
        <w:t>et al.</w:t>
      </w:r>
      <w:r w:rsidRPr="00E634C6">
        <w:rPr>
          <w:lang w:val="en-US"/>
        </w:rPr>
        <w:t>, 2008). They correspond to gradients of (1) PC1 - continentality, (2) PC2 - altitude, (3) PC3 - terrain ruggedness, and (4) PC4 - solar radiation. We included a quadratic term for PC1 and PC2 to account for niche “optima” (</w:t>
      </w:r>
      <w:proofErr w:type="spellStart"/>
      <w:r w:rsidRPr="00E634C6">
        <w:rPr>
          <w:i/>
          <w:lang w:val="en-US"/>
        </w:rPr>
        <w:t>sensu</w:t>
      </w:r>
      <w:proofErr w:type="spellEnd"/>
      <w:r w:rsidRPr="00E634C6">
        <w:rPr>
          <w:i/>
          <w:lang w:val="en-US"/>
        </w:rPr>
        <w:t xml:space="preserve"> </w:t>
      </w:r>
      <w:r w:rsidRPr="00E634C6">
        <w:rPr>
          <w:lang w:val="en-US"/>
        </w:rPr>
        <w:t xml:space="preserve">Panzacchi </w:t>
      </w:r>
      <w:r w:rsidRPr="00E634C6">
        <w:rPr>
          <w:i/>
          <w:lang w:val="en-US"/>
        </w:rPr>
        <w:t>et al.</w:t>
      </w:r>
      <w:r w:rsidRPr="00E634C6">
        <w:rPr>
          <w:lang w:val="en-US"/>
        </w:rPr>
        <w:t>, 2015). We also used a satellite-based land cover map with 25 vegetation classes, which were reclassified into 12 classes (see Table C2). To keep model fitting relatively simple and avoid correlation between covariates, we estimated the cumulative impact for two anthropogenic variables: private cottages and large tourist cabins.</w:t>
      </w:r>
    </w:p>
    <w:p w14:paraId="4FF44272" w14:textId="77777777" w:rsidR="00D33022" w:rsidRPr="00E634C6" w:rsidRDefault="00341556">
      <w:pPr>
        <w:spacing w:after="182"/>
        <w:ind w:left="952" w:right="942"/>
        <w:rPr>
          <w:lang w:val="en-US"/>
        </w:rPr>
      </w:pPr>
      <w:r w:rsidRPr="00E634C6">
        <w:rPr>
          <w:lang w:val="en-US"/>
        </w:rPr>
        <w:t xml:space="preserve">For the two infrastructure types we calculated both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and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 xml:space="preserve">(Fig. 1B) for </w:t>
      </w:r>
      <w:proofErr w:type="spellStart"/>
      <w:r w:rsidRPr="00E634C6">
        <w:rPr>
          <w:lang w:val="en-US"/>
        </w:rPr>
        <w:t>ZoI</w:t>
      </w:r>
      <w:proofErr w:type="spellEnd"/>
      <w:r w:rsidRPr="00E634C6">
        <w:rPr>
          <w:lang w:val="en-US"/>
        </w:rPr>
        <w:t xml:space="preserve"> radii irregularly distributed in the range [100m, 20,000m]. For each </w:t>
      </w:r>
      <w:proofErr w:type="spellStart"/>
      <w:r w:rsidRPr="00E634C6">
        <w:rPr>
          <w:lang w:val="en-US"/>
        </w:rPr>
        <w:t>ZoI</w:t>
      </w:r>
      <w:proofErr w:type="spellEnd"/>
      <w:r w:rsidRPr="00E634C6">
        <w:rPr>
          <w:lang w:val="en-US"/>
        </w:rPr>
        <w:t xml:space="preserve">, we used four </w:t>
      </w:r>
      <w:proofErr w:type="spellStart"/>
      <w:r w:rsidRPr="00E634C6">
        <w:rPr>
          <w:lang w:val="en-US"/>
        </w:rPr>
        <w:t>ZoI</w:t>
      </w:r>
      <w:proofErr w:type="spellEnd"/>
      <w:r w:rsidRPr="00E634C6">
        <w:rPr>
          <w:lang w:val="en-US"/>
        </w:rPr>
        <w:t xml:space="preserve"> shapes: threshold, linear decay, Gaussian decay, and exponential decay (Appendix A). To estimate reindeer habitat </w:t>
      </w:r>
      <w:proofErr w:type="gramStart"/>
      <w:r w:rsidRPr="00E634C6">
        <w:rPr>
          <w:lang w:val="en-US"/>
        </w:rPr>
        <w:t>selection</w:t>
      </w:r>
      <w:proofErr w:type="gramEnd"/>
      <w:r w:rsidRPr="00E634C6">
        <w:rPr>
          <w:lang w:val="en-US"/>
        </w:rPr>
        <w:t xml:space="preserve"> we fitted HSFs (eq. 2) using binomial generalized linear models (</w:t>
      </w:r>
      <w:proofErr w:type="spellStart"/>
      <w:r w:rsidRPr="00E634C6">
        <w:rPr>
          <w:lang w:val="en-US"/>
        </w:rPr>
        <w:t>Fieberg</w:t>
      </w:r>
      <w:proofErr w:type="spellEnd"/>
      <w:r w:rsidRPr="00E634C6">
        <w:rPr>
          <w:lang w:val="en-US"/>
        </w:rPr>
        <w:t xml:space="preserve"> </w:t>
      </w:r>
      <w:r w:rsidRPr="00E634C6">
        <w:rPr>
          <w:i/>
          <w:lang w:val="en-US"/>
        </w:rPr>
        <w:t>et al.</w:t>
      </w:r>
      <w:r w:rsidRPr="00E634C6">
        <w:rPr>
          <w:lang w:val="en-US"/>
        </w:rPr>
        <w:t>, 2021) with used and available locations as response and infrastructure, land cover, and bio-climatic variables as fixed effects.</w:t>
      </w:r>
    </w:p>
    <w:p w14:paraId="68A5ED99" w14:textId="77777777" w:rsidR="00D33022" w:rsidRPr="008B5004" w:rsidRDefault="00341556">
      <w:pPr>
        <w:spacing w:after="217"/>
        <w:ind w:left="952" w:right="826"/>
        <w:rPr>
          <w:lang w:val="en-US"/>
          <w:rPrChange w:id="339" w:author="Audun Stien" w:date="2022-05-30T09:45:00Z">
            <w:rPr/>
          </w:rPrChange>
        </w:rPr>
      </w:pPr>
      <w:r w:rsidRPr="00E634C6">
        <w:rPr>
          <w:lang w:val="en-US"/>
        </w:rPr>
        <w:t xml:space="preserve">Model fitting consisted in two steps. We first fitted single-infrastructure models using a variable selection procedure (Burnham &amp; Anderson, 2002) to find the most likely </w:t>
      </w:r>
      <w:proofErr w:type="spellStart"/>
      <w:r w:rsidRPr="00E634C6">
        <w:rPr>
          <w:lang w:val="en-US"/>
        </w:rPr>
        <w:t>ZoI</w:t>
      </w:r>
      <w:proofErr w:type="spellEnd"/>
      <w:r w:rsidRPr="00E634C6">
        <w:rPr>
          <w:lang w:val="en-US"/>
        </w:rPr>
        <w:t xml:space="preserve"> (shape, radius) for each infrastructure type. Single-infrastructure HSF were fitted using the </w:t>
      </w:r>
      <w:proofErr w:type="spellStart"/>
      <w:r w:rsidRPr="00E634C6">
        <w:rPr>
          <w:lang w:val="en-US"/>
        </w:rPr>
        <w:t>multifit</w:t>
      </w:r>
      <w:proofErr w:type="spellEnd"/>
      <w:r w:rsidRPr="00E634C6">
        <w:rPr>
          <w:lang w:val="en-US"/>
        </w:rPr>
        <w:t xml:space="preserve"> function in R (</w:t>
      </w:r>
      <w:proofErr w:type="spellStart"/>
      <w:r w:rsidRPr="00E634C6">
        <w:rPr>
          <w:lang w:val="en-US"/>
        </w:rPr>
        <w:t>Huais</w:t>
      </w:r>
      <w:proofErr w:type="spellEnd"/>
      <w:r w:rsidRPr="00E634C6">
        <w:rPr>
          <w:lang w:val="en-US"/>
        </w:rPr>
        <w:t xml:space="preserve">, 2018) and compared using AIC. Second, using the most likely </w:t>
      </w:r>
      <w:proofErr w:type="spellStart"/>
      <w:r w:rsidRPr="00E634C6">
        <w:rPr>
          <w:lang w:val="en-US"/>
        </w:rPr>
        <w:t>ZoI</w:t>
      </w:r>
      <w:proofErr w:type="spellEnd"/>
      <w:r w:rsidRPr="00E634C6">
        <w:rPr>
          <w:lang w:val="en-US"/>
        </w:rPr>
        <w:t xml:space="preserve"> from single-infrastructure models, we fitted multi-infrastructure HSF to assess the combined impacts of multiple types of infrastructure, in an approach </w:t>
      </w:r>
      <w:proofErr w:type="gramStart"/>
      <w:r w:rsidRPr="00E634C6">
        <w:rPr>
          <w:lang w:val="en-US"/>
        </w:rPr>
        <w:t>similar to</w:t>
      </w:r>
      <w:proofErr w:type="gramEnd"/>
      <w:r w:rsidRPr="00E634C6">
        <w:rPr>
          <w:lang w:val="en-US"/>
        </w:rPr>
        <w:t xml:space="preserve"> </w:t>
      </w:r>
      <w:proofErr w:type="spellStart"/>
      <w:r w:rsidRPr="00E634C6">
        <w:rPr>
          <w:lang w:val="en-US"/>
        </w:rPr>
        <w:t>Laforge</w:t>
      </w:r>
      <w:proofErr w:type="spellEnd"/>
      <w:r w:rsidRPr="00E634C6">
        <w:rPr>
          <w:lang w:val="en-US"/>
        </w:rPr>
        <w:t xml:space="preserve"> </w:t>
      </w:r>
      <w:r w:rsidRPr="00E634C6">
        <w:rPr>
          <w:i/>
          <w:lang w:val="en-US"/>
        </w:rPr>
        <w:t xml:space="preserve">et al. </w:t>
      </w:r>
      <w:r w:rsidRPr="008B5004">
        <w:rPr>
          <w:lang w:val="en-US"/>
          <w:rPrChange w:id="340" w:author="Audun Stien" w:date="2022-05-30T09:45:00Z">
            <w:rPr/>
          </w:rPrChange>
        </w:rPr>
        <w:t>(2015).</w:t>
      </w:r>
    </w:p>
    <w:p w14:paraId="4098ECC9" w14:textId="77777777" w:rsidR="00D33022" w:rsidRPr="00E634C6" w:rsidRDefault="00341556">
      <w:pPr>
        <w:spacing w:after="373"/>
        <w:ind w:left="952" w:right="942"/>
        <w:rPr>
          <w:lang w:val="en-US"/>
        </w:rPr>
      </w:pPr>
      <w:r w:rsidRPr="00E634C6">
        <w:rPr>
          <w:lang w:val="en-US"/>
        </w:rPr>
        <w:t xml:space="preserve">To quantify the impacts of infrastructure, we used eq. 3 using the </w:t>
      </w:r>
      <w:r>
        <w:rPr>
          <w:rFonts w:ascii="Cambria" w:eastAsia="Cambria" w:hAnsi="Cambria" w:cs="Cambria"/>
          <w:i/>
        </w:rPr>
        <w:t>β</w:t>
      </w:r>
      <w:r w:rsidRPr="00E634C6">
        <w:rPr>
          <w:rFonts w:ascii="Cambria" w:eastAsia="Cambria" w:hAnsi="Cambria" w:cs="Cambria"/>
          <w:i/>
          <w:lang w:val="en-US"/>
        </w:rPr>
        <w:t xml:space="preserve"> </w:t>
      </w:r>
      <w:r w:rsidRPr="00E634C6">
        <w:rPr>
          <w:lang w:val="en-US"/>
        </w:rPr>
        <w:t xml:space="preserve">and </w:t>
      </w:r>
      <w:r>
        <w:rPr>
          <w:rFonts w:ascii="Cambria" w:eastAsia="Cambria" w:hAnsi="Cambria" w:cs="Cambria"/>
          <w:i/>
        </w:rPr>
        <w:t>ϕ</w:t>
      </w:r>
      <w:r w:rsidRPr="00E634C6">
        <w:rPr>
          <w:rFonts w:ascii="Cambria" w:eastAsia="Cambria" w:hAnsi="Cambria" w:cs="Cambria"/>
          <w:i/>
          <w:lang w:val="en-US"/>
        </w:rPr>
        <w:t xml:space="preserve"> </w:t>
      </w:r>
      <w:commentRangeStart w:id="341"/>
      <w:r w:rsidRPr="00E634C6">
        <w:rPr>
          <w:lang w:val="en-US"/>
        </w:rPr>
        <w:t>included the most likely model</w:t>
      </w:r>
      <w:commentRangeEnd w:id="341"/>
      <w:r w:rsidR="00CA4DF1">
        <w:rPr>
          <w:rStyle w:val="CommentReference"/>
        </w:rPr>
        <w:commentReference w:id="341"/>
      </w:r>
      <w:r w:rsidRPr="00E634C6">
        <w:rPr>
          <w:lang w:val="en-US"/>
        </w:rPr>
        <w:t xml:space="preserve">. We then estimated habitat suitability predicting the HSF (eq. 2) over the study area and rescaling the </w:t>
      </w:r>
      <w:r w:rsidRPr="00E634C6">
        <w:rPr>
          <w:lang w:val="en-US"/>
        </w:rPr>
        <w:lastRenderedPageBreak/>
        <w:t>predicted values to the interval [0, 1]. For details on data, environmental covariates, modeling, and results, see Appendix C.</w:t>
      </w:r>
    </w:p>
    <w:p w14:paraId="45C0AB91" w14:textId="77777777" w:rsidR="00D33022" w:rsidRPr="00E634C6" w:rsidRDefault="00341556">
      <w:pPr>
        <w:pStyle w:val="Heading2"/>
        <w:tabs>
          <w:tab w:val="center" w:pos="1107"/>
          <w:tab w:val="center" w:pos="1867"/>
        </w:tabs>
        <w:spacing w:after="270"/>
        <w:ind w:left="0" w:firstLine="0"/>
        <w:rPr>
          <w:lang w:val="en-US"/>
        </w:rPr>
      </w:pPr>
      <w:r w:rsidRPr="00E634C6">
        <w:rPr>
          <w:sz w:val="22"/>
          <w:lang w:val="en-US"/>
        </w:rPr>
        <w:tab/>
      </w:r>
      <w:r w:rsidRPr="00E634C6">
        <w:rPr>
          <w:lang w:val="en-US"/>
        </w:rPr>
        <w:t>5.2</w:t>
      </w:r>
      <w:r w:rsidRPr="00E634C6">
        <w:rPr>
          <w:lang w:val="en-US"/>
        </w:rPr>
        <w:tab/>
        <w:t>Results</w:t>
      </w:r>
    </w:p>
    <w:p w14:paraId="0B82BDA2" w14:textId="77777777" w:rsidR="00D33022" w:rsidRPr="00E634C6" w:rsidRDefault="00341556">
      <w:pPr>
        <w:spacing w:after="205"/>
        <w:ind w:left="952" w:right="942"/>
        <w:rPr>
          <w:lang w:val="en-US"/>
          <w:rPrChange w:id="342" w:author="Audun Stien" w:date="2022-05-25T11:53:00Z">
            <w:rPr/>
          </w:rPrChange>
        </w:rPr>
      </w:pPr>
      <w:r w:rsidRPr="00E634C6">
        <w:rPr>
          <w:lang w:val="en-US"/>
        </w:rPr>
        <w:t xml:space="preserve">Overall, both single- and multi-infrastructure models including </w:t>
      </w:r>
      <w:r>
        <w:rPr>
          <w:rFonts w:ascii="Cambria" w:eastAsia="Cambria" w:hAnsi="Cambria" w:cs="Cambria"/>
          <w:i/>
        </w:rPr>
        <w:t>ϕ</w:t>
      </w:r>
      <w:r w:rsidRPr="00E634C6">
        <w:rPr>
          <w:rFonts w:ascii="Cambria" w:eastAsia="Cambria" w:hAnsi="Cambria" w:cs="Cambria"/>
          <w:i/>
          <w:vertAlign w:val="subscript"/>
          <w:lang w:val="en-US"/>
        </w:rPr>
        <w:t xml:space="preserve">cumulative </w:t>
      </w:r>
      <w:r w:rsidRPr="00E634C6">
        <w:rPr>
          <w:lang w:val="en-US"/>
        </w:rPr>
        <w:t xml:space="preserve">performed much better than models including </w:t>
      </w:r>
      <w:r>
        <w:rPr>
          <w:rFonts w:ascii="Cambria" w:eastAsia="Cambria" w:hAnsi="Cambria" w:cs="Cambria"/>
          <w:i/>
        </w:rPr>
        <w:t>ϕ</w:t>
      </w:r>
      <w:r w:rsidRPr="00E634C6">
        <w:rPr>
          <w:rFonts w:ascii="Cambria" w:eastAsia="Cambria" w:hAnsi="Cambria" w:cs="Cambria"/>
          <w:i/>
          <w:vertAlign w:val="subscript"/>
          <w:lang w:val="en-US"/>
        </w:rPr>
        <w:t xml:space="preserve">nearest </w:t>
      </w:r>
      <w:r w:rsidRPr="00E634C6">
        <w:rPr>
          <w:lang w:val="en-US"/>
        </w:rPr>
        <w:t xml:space="preserve">(Table C2). This presents </w:t>
      </w:r>
      <w:proofErr w:type="gramStart"/>
      <w:r w:rsidRPr="00E634C6">
        <w:rPr>
          <w:lang w:val="en-US"/>
        </w:rPr>
        <w:t>a strong evidence</w:t>
      </w:r>
      <w:proofErr w:type="gramEnd"/>
      <w:r w:rsidRPr="00E634C6">
        <w:rPr>
          <w:lang w:val="en-US"/>
        </w:rPr>
        <w:t xml:space="preserve"> that the impacts of private cottages and tourist cabins accumulate over reindeer habitat selection, making them avoid these infrastructures. </w:t>
      </w:r>
      <w:r w:rsidRPr="00E634C6">
        <w:rPr>
          <w:lang w:val="en-US"/>
          <w:rPrChange w:id="343" w:author="Audun Stien" w:date="2022-05-25T11:53:00Z">
            <w:rPr/>
          </w:rPrChange>
        </w:rPr>
        <w:t xml:space="preserve">As a comparison, the most plausible model including </w:t>
      </w:r>
      <w:r>
        <w:rPr>
          <w:rFonts w:ascii="Cambria" w:eastAsia="Cambria" w:hAnsi="Cambria" w:cs="Cambria"/>
          <w:i/>
        </w:rPr>
        <w:t>ϕ</w:t>
      </w:r>
      <w:r w:rsidRPr="00E634C6">
        <w:rPr>
          <w:rFonts w:ascii="Cambria" w:eastAsia="Cambria" w:hAnsi="Cambria" w:cs="Cambria"/>
          <w:i/>
          <w:vertAlign w:val="subscript"/>
          <w:lang w:val="en-US"/>
          <w:rPrChange w:id="344" w:author="Audun Stien" w:date="2022-05-25T11:53:00Z">
            <w:rPr>
              <w:rFonts w:ascii="Cambria" w:eastAsia="Cambria" w:hAnsi="Cambria" w:cs="Cambria"/>
              <w:i/>
              <w:vertAlign w:val="subscript"/>
            </w:rPr>
          </w:rPrChange>
        </w:rPr>
        <w:t xml:space="preserve">nearest </w:t>
      </w:r>
      <w:r w:rsidRPr="00E634C6">
        <w:rPr>
          <w:lang w:val="en-US"/>
          <w:rPrChange w:id="345" w:author="Audun Stien" w:date="2022-05-25T11:53:00Z">
            <w:rPr/>
          </w:rPrChange>
        </w:rPr>
        <w:t>was ranked 26</w:t>
      </w:r>
      <w:r w:rsidRPr="00E634C6">
        <w:rPr>
          <w:vertAlign w:val="superscript"/>
          <w:lang w:val="en-US"/>
          <w:rPrChange w:id="346" w:author="Audun Stien" w:date="2022-05-25T11:53:00Z">
            <w:rPr>
              <w:vertAlign w:val="superscript"/>
            </w:rPr>
          </w:rPrChange>
        </w:rPr>
        <w:t xml:space="preserve">th </w:t>
      </w:r>
      <w:r w:rsidRPr="00E634C6">
        <w:rPr>
          <w:lang w:val="en-US"/>
          <w:rPrChange w:id="347" w:author="Audun Stien" w:date="2022-05-25T11:53:00Z">
            <w:rPr/>
          </w:rPrChange>
        </w:rPr>
        <w:t>in the model selection (</w:t>
      </w:r>
      <w:r w:rsidRPr="00E634C6">
        <w:rPr>
          <w:rFonts w:ascii="Cambria" w:eastAsia="Cambria" w:hAnsi="Cambria" w:cs="Cambria"/>
          <w:lang w:val="en-US"/>
          <w:rPrChange w:id="348" w:author="Audun Stien" w:date="2022-05-25T11:53:00Z">
            <w:rPr>
              <w:rFonts w:ascii="Cambria" w:eastAsia="Cambria" w:hAnsi="Cambria" w:cs="Cambria"/>
            </w:rPr>
          </w:rPrChange>
        </w:rPr>
        <w:t>∆</w:t>
      </w:r>
      <w:r w:rsidRPr="00E634C6">
        <w:rPr>
          <w:rFonts w:ascii="Cambria" w:eastAsia="Cambria" w:hAnsi="Cambria" w:cs="Cambria"/>
          <w:i/>
          <w:lang w:val="en-US"/>
          <w:rPrChange w:id="349" w:author="Audun Stien" w:date="2022-05-25T11:53:00Z">
            <w:rPr>
              <w:rFonts w:ascii="Cambria" w:eastAsia="Cambria" w:hAnsi="Cambria" w:cs="Cambria"/>
              <w:i/>
            </w:rPr>
          </w:rPrChange>
        </w:rPr>
        <w:t xml:space="preserve">AIC </w:t>
      </w:r>
      <w:r w:rsidRPr="00E634C6">
        <w:rPr>
          <w:rFonts w:ascii="Cambria" w:eastAsia="Cambria" w:hAnsi="Cambria" w:cs="Cambria"/>
          <w:lang w:val="en-US"/>
          <w:rPrChange w:id="350" w:author="Audun Stien" w:date="2022-05-25T11:53:00Z">
            <w:rPr>
              <w:rFonts w:ascii="Cambria" w:eastAsia="Cambria" w:hAnsi="Cambria" w:cs="Cambria"/>
            </w:rPr>
          </w:rPrChange>
        </w:rPr>
        <w:t>= 921</w:t>
      </w:r>
      <w:r w:rsidRPr="00E634C6">
        <w:rPr>
          <w:lang w:val="en-US"/>
          <w:rPrChange w:id="351" w:author="Audun Stien" w:date="2022-05-25T11:53:00Z">
            <w:rPr/>
          </w:rPrChange>
        </w:rPr>
        <w:t>), and the most likely model including the log-distance to the nearest feature was ranked 44</w:t>
      </w:r>
      <w:r w:rsidRPr="00E634C6">
        <w:rPr>
          <w:vertAlign w:val="superscript"/>
          <w:lang w:val="en-US"/>
          <w:rPrChange w:id="352" w:author="Audun Stien" w:date="2022-05-25T11:53:00Z">
            <w:rPr>
              <w:vertAlign w:val="superscript"/>
            </w:rPr>
          </w:rPrChange>
        </w:rPr>
        <w:t xml:space="preserve">th </w:t>
      </w:r>
      <w:r w:rsidRPr="00E634C6">
        <w:rPr>
          <w:lang w:val="en-US"/>
          <w:rPrChange w:id="353" w:author="Audun Stien" w:date="2022-05-25T11:53:00Z">
            <w:rPr/>
          </w:rPrChange>
        </w:rPr>
        <w:t>(</w:t>
      </w:r>
      <w:r w:rsidRPr="00E634C6">
        <w:rPr>
          <w:rFonts w:ascii="Cambria" w:eastAsia="Cambria" w:hAnsi="Cambria" w:cs="Cambria"/>
          <w:lang w:val="en-US"/>
          <w:rPrChange w:id="354" w:author="Audun Stien" w:date="2022-05-25T11:53:00Z">
            <w:rPr>
              <w:rFonts w:ascii="Cambria" w:eastAsia="Cambria" w:hAnsi="Cambria" w:cs="Cambria"/>
            </w:rPr>
          </w:rPrChange>
        </w:rPr>
        <w:t>∆</w:t>
      </w:r>
      <w:r w:rsidRPr="00E634C6">
        <w:rPr>
          <w:rFonts w:ascii="Cambria" w:eastAsia="Cambria" w:hAnsi="Cambria" w:cs="Cambria"/>
          <w:i/>
          <w:lang w:val="en-US"/>
          <w:rPrChange w:id="355" w:author="Audun Stien" w:date="2022-05-25T11:53:00Z">
            <w:rPr>
              <w:rFonts w:ascii="Cambria" w:eastAsia="Cambria" w:hAnsi="Cambria" w:cs="Cambria"/>
              <w:i/>
            </w:rPr>
          </w:rPrChange>
        </w:rPr>
        <w:t xml:space="preserve">AIC </w:t>
      </w:r>
      <w:r w:rsidRPr="00E634C6">
        <w:rPr>
          <w:rFonts w:ascii="Cambria" w:eastAsia="Cambria" w:hAnsi="Cambria" w:cs="Cambria"/>
          <w:lang w:val="en-US"/>
          <w:rPrChange w:id="356" w:author="Audun Stien" w:date="2022-05-25T11:53:00Z">
            <w:rPr>
              <w:rFonts w:ascii="Cambria" w:eastAsia="Cambria" w:hAnsi="Cambria" w:cs="Cambria"/>
            </w:rPr>
          </w:rPrChange>
        </w:rPr>
        <w:t>= 1197</w:t>
      </w:r>
      <w:r w:rsidRPr="00E634C6">
        <w:rPr>
          <w:lang w:val="en-US"/>
          <w:rPrChange w:id="357" w:author="Audun Stien" w:date="2022-05-25T11:53:00Z">
            <w:rPr/>
          </w:rPrChange>
        </w:rPr>
        <w:t>, Table C2).</w:t>
      </w:r>
    </w:p>
    <w:p w14:paraId="31B1AF2B" w14:textId="77777777" w:rsidR="00D33022" w:rsidRPr="00E634C6" w:rsidRDefault="00341556">
      <w:pPr>
        <w:spacing w:after="0"/>
        <w:ind w:left="952" w:right="942"/>
        <w:rPr>
          <w:lang w:val="en-US"/>
          <w:rPrChange w:id="358" w:author="Audun Stien" w:date="2022-05-25T11:53:00Z">
            <w:rPr/>
          </w:rPrChange>
        </w:rPr>
      </w:pPr>
      <w:r w:rsidRPr="00E634C6">
        <w:rPr>
          <w:lang w:val="en-US"/>
          <w:rPrChange w:id="359" w:author="Audun Stien" w:date="2022-05-25T11:53:00Z">
            <w:rPr/>
          </w:rPrChange>
        </w:rPr>
        <w:t xml:space="preserve">The most parsimonious model showed private cottages exerted a constant cumulative impact within a threshold </w:t>
      </w:r>
      <w:proofErr w:type="spellStart"/>
      <w:r w:rsidRPr="00E634C6">
        <w:rPr>
          <w:lang w:val="en-US"/>
          <w:rPrChange w:id="360" w:author="Audun Stien" w:date="2022-05-25T11:53:00Z">
            <w:rPr/>
          </w:rPrChange>
        </w:rPr>
        <w:t>ZoI</w:t>
      </w:r>
      <w:proofErr w:type="spellEnd"/>
      <w:r w:rsidRPr="00E634C6">
        <w:rPr>
          <w:lang w:val="en-US"/>
          <w:rPrChange w:id="361" w:author="Audun Stien" w:date="2022-05-25T11:53:00Z">
            <w:rPr/>
          </w:rPrChange>
        </w:rPr>
        <w:t xml:space="preserve"> of 10 km and large tourist cabins followed an exponentially decaying cumulative </w:t>
      </w:r>
      <w:proofErr w:type="spellStart"/>
      <w:r w:rsidRPr="00E634C6">
        <w:rPr>
          <w:lang w:val="en-US"/>
          <w:rPrChange w:id="362" w:author="Audun Stien" w:date="2022-05-25T11:53:00Z">
            <w:rPr/>
          </w:rPrChange>
        </w:rPr>
        <w:t>ZoI</w:t>
      </w:r>
      <w:proofErr w:type="spellEnd"/>
      <w:r w:rsidRPr="00E634C6">
        <w:rPr>
          <w:lang w:val="en-US"/>
          <w:rPrChange w:id="363" w:author="Audun Stien" w:date="2022-05-25T11:53:00Z">
            <w:rPr/>
          </w:rPrChange>
        </w:rPr>
        <w:t xml:space="preserve"> with 20 km radius (Fig. 4; Table C2). Notice that, as parameterized here, for the tourist cabins an exponential decay with </w:t>
      </w:r>
      <w:proofErr w:type="spellStart"/>
      <w:r w:rsidRPr="00E634C6">
        <w:rPr>
          <w:lang w:val="en-US"/>
          <w:rPrChange w:id="364" w:author="Audun Stien" w:date="2022-05-25T11:53:00Z">
            <w:rPr/>
          </w:rPrChange>
        </w:rPr>
        <w:t>ZoI</w:t>
      </w:r>
      <w:proofErr w:type="spellEnd"/>
      <w:r w:rsidRPr="00E634C6">
        <w:rPr>
          <w:lang w:val="en-US"/>
          <w:rPrChange w:id="365" w:author="Audun Stien" w:date="2022-05-25T11:53:00Z">
            <w:rPr/>
          </w:rPrChange>
        </w:rPr>
        <w:t xml:space="preserve"> of 20 km means that the impact of tourist cabins </w:t>
      </w:r>
      <w:proofErr w:type="gramStart"/>
      <w:r w:rsidRPr="00E634C6">
        <w:rPr>
          <w:lang w:val="en-US"/>
          <w:rPrChange w:id="366" w:author="Audun Stien" w:date="2022-05-25T11:53:00Z">
            <w:rPr/>
          </w:rPrChange>
        </w:rPr>
        <w:t>decrease</w:t>
      </w:r>
      <w:proofErr w:type="gramEnd"/>
      <w:r w:rsidRPr="00E634C6">
        <w:rPr>
          <w:lang w:val="en-US"/>
          <w:rPrChange w:id="367" w:author="Audun Stien" w:date="2022-05-25T11:53:00Z">
            <w:rPr/>
          </w:rPrChange>
        </w:rPr>
        <w:t xml:space="preserve"> to half of its maximum value at 5 km from the infrastructure (Fig. 4, Appendix A).</w:t>
      </w:r>
    </w:p>
    <w:p w14:paraId="0899CAC2" w14:textId="77777777" w:rsidR="00D33022" w:rsidRDefault="00341556">
      <w:pPr>
        <w:spacing w:after="232" w:line="259" w:lineRule="auto"/>
        <w:ind w:left="957" w:right="0" w:firstLine="0"/>
        <w:jc w:val="left"/>
      </w:pPr>
      <w:r>
        <w:rPr>
          <w:noProof/>
        </w:rPr>
        <w:lastRenderedPageBreak/>
        <w:drawing>
          <wp:inline distT="0" distB="0" distL="0" distR="0" wp14:anchorId="67741E40" wp14:editId="6CB95D02">
            <wp:extent cx="5372528" cy="4133522"/>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26"/>
                    <a:stretch>
                      <a:fillRect/>
                    </a:stretch>
                  </pic:blipFill>
                  <pic:spPr>
                    <a:xfrm>
                      <a:off x="0" y="0"/>
                      <a:ext cx="5372528" cy="4133522"/>
                    </a:xfrm>
                    <a:prstGeom prst="rect">
                      <a:avLst/>
                    </a:prstGeom>
                  </pic:spPr>
                </pic:pic>
              </a:graphicData>
            </a:graphic>
          </wp:inline>
        </w:drawing>
      </w:r>
    </w:p>
    <w:p w14:paraId="0F04288E" w14:textId="77777777" w:rsidR="00D33022" w:rsidRPr="00E634C6" w:rsidRDefault="00341556">
      <w:pPr>
        <w:spacing w:after="451" w:line="247" w:lineRule="auto"/>
        <w:ind w:left="952" w:right="942"/>
        <w:rPr>
          <w:lang w:val="en-US"/>
          <w:rPrChange w:id="368" w:author="Audun Stien" w:date="2022-05-25T11:53:00Z">
            <w:rPr/>
          </w:rPrChange>
        </w:rPr>
      </w:pPr>
      <w:r w:rsidRPr="00E634C6">
        <w:rPr>
          <w:lang w:val="en-US"/>
          <w:rPrChange w:id="369" w:author="Audun Stien" w:date="2022-05-25T11:53:00Z">
            <w:rPr/>
          </w:rPrChange>
        </w:rPr>
        <w:t>Figure 4: Impact of private cottages and public cabins considering (A) only 1 feature and (B) the maximum number of features of each type of infrastructure in the study area (2664 for cottages, 5 for cabins). The impact is the product of the effect size (</w:t>
      </w:r>
      <w:r>
        <w:rPr>
          <w:rFonts w:ascii="Cambria" w:eastAsia="Cambria" w:hAnsi="Cambria" w:cs="Cambria"/>
          <w:i/>
        </w:rPr>
        <w:t>β</w:t>
      </w:r>
      <w:r w:rsidRPr="00E634C6">
        <w:rPr>
          <w:lang w:val="en-US"/>
          <w:rPrChange w:id="370" w:author="Audun Stien" w:date="2022-05-25T11:53:00Z">
            <w:rPr/>
          </w:rPrChange>
        </w:rPr>
        <w:t>) and the cumulative zone of influence (</w:t>
      </w:r>
      <w:r>
        <w:rPr>
          <w:rFonts w:ascii="Cambria" w:eastAsia="Cambria" w:hAnsi="Cambria" w:cs="Cambria"/>
          <w:i/>
        </w:rPr>
        <w:t>ϕ</w:t>
      </w:r>
      <w:r w:rsidRPr="00E634C6">
        <w:rPr>
          <w:rFonts w:ascii="Cambria" w:eastAsia="Cambria" w:hAnsi="Cambria" w:cs="Cambria"/>
          <w:i/>
          <w:vertAlign w:val="subscript"/>
          <w:lang w:val="en-US"/>
          <w:rPrChange w:id="371" w:author="Audun Stien" w:date="2022-05-25T11:53:00Z">
            <w:rPr>
              <w:rFonts w:ascii="Cambria" w:eastAsia="Cambria" w:hAnsi="Cambria" w:cs="Cambria"/>
              <w:i/>
              <w:vertAlign w:val="subscript"/>
            </w:rPr>
          </w:rPrChange>
        </w:rPr>
        <w:t>cumulative</w:t>
      </w:r>
      <w:r w:rsidRPr="00E634C6">
        <w:rPr>
          <w:lang w:val="en-US"/>
          <w:rPrChange w:id="372" w:author="Audun Stien" w:date="2022-05-25T11:53:00Z">
            <w:rPr/>
          </w:rPrChange>
        </w:rPr>
        <w:t>). While the impact of only one private cottage is negligible, at their maximum densities the cumulative impact of private cottages is higher than that of tourist cabins.</w:t>
      </w:r>
    </w:p>
    <w:p w14:paraId="2D948C48" w14:textId="77777777" w:rsidR="00D33022" w:rsidRPr="00E634C6" w:rsidRDefault="00341556">
      <w:pPr>
        <w:spacing w:after="262"/>
        <w:ind w:left="952" w:right="942"/>
        <w:rPr>
          <w:lang w:val="en-US"/>
          <w:rPrChange w:id="373" w:author="Audun Stien" w:date="2022-05-25T11:53:00Z">
            <w:rPr/>
          </w:rPrChange>
        </w:rPr>
      </w:pPr>
      <w:r w:rsidRPr="00E634C6">
        <w:rPr>
          <w:lang w:val="en-US"/>
          <w:rPrChange w:id="374" w:author="Audun Stien" w:date="2022-05-25T11:53:00Z">
            <w:rPr/>
          </w:rPrChange>
        </w:rPr>
        <w:t>The estimated effect size of a single private cottage (</w:t>
      </w:r>
      <w:r>
        <w:rPr>
          <w:rFonts w:ascii="Cambria" w:eastAsia="Cambria" w:hAnsi="Cambria" w:cs="Cambria"/>
          <w:i/>
        </w:rPr>
        <w:t>β</w:t>
      </w:r>
      <w:r w:rsidRPr="00E634C6">
        <w:rPr>
          <w:rFonts w:ascii="Cambria" w:eastAsia="Cambria" w:hAnsi="Cambria" w:cs="Cambria"/>
          <w:i/>
          <w:vertAlign w:val="subscript"/>
          <w:lang w:val="en-US"/>
          <w:rPrChange w:id="375" w:author="Audun Stien" w:date="2022-05-25T11:53:00Z">
            <w:rPr>
              <w:rFonts w:ascii="Cambria" w:eastAsia="Cambria" w:hAnsi="Cambria" w:cs="Cambria"/>
              <w:i/>
              <w:vertAlign w:val="subscript"/>
            </w:rPr>
          </w:rPrChange>
        </w:rPr>
        <w:t xml:space="preserve">cottage </w:t>
      </w:r>
      <w:r w:rsidRPr="00E634C6">
        <w:rPr>
          <w:rFonts w:ascii="Cambria" w:eastAsia="Cambria" w:hAnsi="Cambria" w:cs="Cambria"/>
          <w:lang w:val="en-US"/>
          <w:rPrChange w:id="376" w:author="Audun Stien" w:date="2022-05-25T11:53:00Z">
            <w:rPr>
              <w:rFonts w:ascii="Cambria" w:eastAsia="Cambria" w:hAnsi="Cambria" w:cs="Cambria"/>
            </w:rPr>
          </w:rPrChange>
        </w:rPr>
        <w:t>= −0</w:t>
      </w:r>
      <w:r w:rsidRPr="00E634C6">
        <w:rPr>
          <w:rFonts w:ascii="Cambria" w:eastAsia="Cambria" w:hAnsi="Cambria" w:cs="Cambria"/>
          <w:i/>
          <w:lang w:val="en-US"/>
          <w:rPrChange w:id="377" w:author="Audun Stien" w:date="2022-05-25T11:53:00Z">
            <w:rPr>
              <w:rFonts w:ascii="Cambria" w:eastAsia="Cambria" w:hAnsi="Cambria" w:cs="Cambria"/>
              <w:i/>
            </w:rPr>
          </w:rPrChange>
        </w:rPr>
        <w:t>.</w:t>
      </w:r>
      <w:r w:rsidRPr="00E634C6">
        <w:rPr>
          <w:rFonts w:ascii="Cambria" w:eastAsia="Cambria" w:hAnsi="Cambria" w:cs="Cambria"/>
          <w:lang w:val="en-US"/>
          <w:rPrChange w:id="378" w:author="Audun Stien" w:date="2022-05-25T11:53:00Z">
            <w:rPr>
              <w:rFonts w:ascii="Cambria" w:eastAsia="Cambria" w:hAnsi="Cambria" w:cs="Cambria"/>
            </w:rPr>
          </w:rPrChange>
        </w:rPr>
        <w:t>0081</w:t>
      </w:r>
      <w:r w:rsidRPr="00E634C6">
        <w:rPr>
          <w:lang w:val="en-US"/>
          <w:rPrChange w:id="379" w:author="Audun Stien" w:date="2022-05-25T11:53:00Z">
            <w:rPr/>
          </w:rPrChange>
        </w:rPr>
        <w:t>) was much smaller than that of a single tourist cabin (</w:t>
      </w:r>
      <w:r>
        <w:rPr>
          <w:rFonts w:ascii="Cambria" w:eastAsia="Cambria" w:hAnsi="Cambria" w:cs="Cambria"/>
          <w:i/>
        </w:rPr>
        <w:t>β</w:t>
      </w:r>
      <w:r w:rsidRPr="00E634C6">
        <w:rPr>
          <w:vertAlign w:val="subscript"/>
          <w:lang w:val="en-US"/>
          <w:rPrChange w:id="380" w:author="Audun Stien" w:date="2022-05-25T11:53:00Z">
            <w:rPr>
              <w:vertAlign w:val="subscript"/>
            </w:rPr>
          </w:rPrChange>
        </w:rPr>
        <w:t xml:space="preserve">private cabin </w:t>
      </w:r>
      <w:r w:rsidRPr="00E634C6">
        <w:rPr>
          <w:rFonts w:ascii="Cambria" w:eastAsia="Cambria" w:hAnsi="Cambria" w:cs="Cambria"/>
          <w:lang w:val="en-US"/>
          <w:rPrChange w:id="381" w:author="Audun Stien" w:date="2022-05-25T11:53:00Z">
            <w:rPr>
              <w:rFonts w:ascii="Cambria" w:eastAsia="Cambria" w:hAnsi="Cambria" w:cs="Cambria"/>
            </w:rPr>
          </w:rPrChange>
        </w:rPr>
        <w:t>= −2</w:t>
      </w:r>
      <w:r w:rsidRPr="00E634C6">
        <w:rPr>
          <w:rFonts w:ascii="Cambria" w:eastAsia="Cambria" w:hAnsi="Cambria" w:cs="Cambria"/>
          <w:i/>
          <w:lang w:val="en-US"/>
          <w:rPrChange w:id="382" w:author="Audun Stien" w:date="2022-05-25T11:53:00Z">
            <w:rPr>
              <w:rFonts w:ascii="Cambria" w:eastAsia="Cambria" w:hAnsi="Cambria" w:cs="Cambria"/>
              <w:i/>
            </w:rPr>
          </w:rPrChange>
        </w:rPr>
        <w:t>.</w:t>
      </w:r>
      <w:r w:rsidRPr="00E634C6">
        <w:rPr>
          <w:rFonts w:ascii="Cambria" w:eastAsia="Cambria" w:hAnsi="Cambria" w:cs="Cambria"/>
          <w:lang w:val="en-US"/>
          <w:rPrChange w:id="383" w:author="Audun Stien" w:date="2022-05-25T11:53:00Z">
            <w:rPr>
              <w:rFonts w:ascii="Cambria" w:eastAsia="Cambria" w:hAnsi="Cambria" w:cs="Cambria"/>
            </w:rPr>
          </w:rPrChange>
        </w:rPr>
        <w:t>654</w:t>
      </w:r>
      <w:r w:rsidRPr="00E634C6">
        <w:rPr>
          <w:lang w:val="en-US"/>
          <w:rPrChange w:id="384" w:author="Audun Stien" w:date="2022-05-25T11:53:00Z">
            <w:rPr/>
          </w:rPrChange>
        </w:rPr>
        <w:t xml:space="preserve">; Fig. 4A, Table C3), as private cottages were used by fewer people than the tourist cabins. However, as private cottages occur at higher densities, in some areas their impact is larger than that of tourist cabins. In the areas where our most parsimonious model </w:t>
      </w:r>
      <w:proofErr w:type="gramStart"/>
      <w:r w:rsidRPr="00E634C6">
        <w:rPr>
          <w:lang w:val="en-US"/>
          <w:rPrChange w:id="385" w:author="Audun Stien" w:date="2022-05-25T11:53:00Z">
            <w:rPr/>
          </w:rPrChange>
        </w:rPr>
        <w:t>show</w:t>
      </w:r>
      <w:proofErr w:type="gramEnd"/>
      <w:r w:rsidRPr="00E634C6">
        <w:rPr>
          <w:lang w:val="en-US"/>
          <w:rPrChange w:id="386" w:author="Audun Stien" w:date="2022-05-25T11:53:00Z">
            <w:rPr/>
          </w:rPrChange>
        </w:rPr>
        <w:t xml:space="preserve"> the highest cumulative </w:t>
      </w:r>
      <w:proofErr w:type="spellStart"/>
      <w:r w:rsidRPr="00E634C6">
        <w:rPr>
          <w:lang w:val="en-US"/>
          <w:rPrChange w:id="387" w:author="Audun Stien" w:date="2022-05-25T11:53:00Z">
            <w:rPr/>
          </w:rPrChange>
        </w:rPr>
        <w:t>ZoI</w:t>
      </w:r>
      <w:proofErr w:type="spellEnd"/>
      <w:r w:rsidRPr="00E634C6">
        <w:rPr>
          <w:lang w:val="en-US"/>
          <w:rPrChange w:id="388" w:author="Audun Stien" w:date="2022-05-25T11:53:00Z">
            <w:rPr/>
          </w:rPrChange>
        </w:rPr>
        <w:t xml:space="preserve"> of infrastructure in </w:t>
      </w:r>
      <w:proofErr w:type="spellStart"/>
      <w:r w:rsidRPr="00E634C6">
        <w:rPr>
          <w:lang w:val="en-US"/>
          <w:rPrChange w:id="389" w:author="Audun Stien" w:date="2022-05-25T11:53:00Z">
            <w:rPr/>
          </w:rPrChange>
        </w:rPr>
        <w:t>Hardangervidda</w:t>
      </w:r>
      <w:proofErr w:type="spellEnd"/>
      <w:r w:rsidRPr="00E634C6">
        <w:rPr>
          <w:lang w:val="en-US"/>
          <w:rPrChange w:id="390" w:author="Audun Stien" w:date="2022-05-25T11:53:00Z">
            <w:rPr/>
          </w:rPrChange>
        </w:rPr>
        <w:t xml:space="preserve"> – where the number of private cottages sum to 2664 and the number of tourist cabins sum to 5 – the impact of private cottages clusters is nearly twice that of tourist cabins (Fig. 4B and 4). Following the HSF coefficient interpretation from </w:t>
      </w:r>
      <w:proofErr w:type="spellStart"/>
      <w:r w:rsidRPr="00E634C6">
        <w:rPr>
          <w:lang w:val="en-US"/>
          <w:rPrChange w:id="391" w:author="Audun Stien" w:date="2022-05-25T11:53:00Z">
            <w:rPr/>
          </w:rPrChange>
        </w:rPr>
        <w:t>Fieberg</w:t>
      </w:r>
      <w:proofErr w:type="spellEnd"/>
      <w:r w:rsidRPr="00E634C6">
        <w:rPr>
          <w:lang w:val="en-US"/>
          <w:rPrChange w:id="392" w:author="Audun Stien" w:date="2022-05-25T11:53:00Z">
            <w:rPr/>
          </w:rPrChange>
        </w:rPr>
        <w:t xml:space="preserve"> </w:t>
      </w:r>
      <w:r w:rsidRPr="00E634C6">
        <w:rPr>
          <w:i/>
          <w:lang w:val="en-US"/>
          <w:rPrChange w:id="393" w:author="Audun Stien" w:date="2022-05-25T11:53:00Z">
            <w:rPr>
              <w:i/>
            </w:rPr>
          </w:rPrChange>
        </w:rPr>
        <w:t xml:space="preserve">et al. </w:t>
      </w:r>
      <w:r w:rsidRPr="00E634C6">
        <w:rPr>
          <w:lang w:val="en-US"/>
          <w:rPrChange w:id="394" w:author="Audun Stien" w:date="2022-05-25T11:53:00Z">
            <w:rPr/>
          </w:rPrChange>
        </w:rPr>
        <w:t>(2021), considering that all other conditions are kept constant, a reindeer avoids an area 14.43 times more than another area with 330 fewer private cottages within a radius of 10 km. That is nearly the same difference in avoidance a reindeer presents among two areas that differ in 1 tourist cabin in a radius of 20 km (Appendix C).</w:t>
      </w:r>
    </w:p>
    <w:p w14:paraId="36D65E94" w14:textId="77777777" w:rsidR="00D33022" w:rsidRPr="00E634C6" w:rsidRDefault="00341556">
      <w:pPr>
        <w:spacing w:after="538"/>
        <w:ind w:left="952" w:right="701"/>
        <w:rPr>
          <w:lang w:val="en-US"/>
          <w:rPrChange w:id="395" w:author="Audun Stien" w:date="2022-05-25T11:53:00Z">
            <w:rPr/>
          </w:rPrChange>
        </w:rPr>
      </w:pPr>
      <w:r w:rsidRPr="00E634C6">
        <w:rPr>
          <w:lang w:val="en-US"/>
          <w:rPrChange w:id="396" w:author="Audun Stien" w:date="2022-05-25T11:53:00Z">
            <w:rPr/>
          </w:rPrChange>
        </w:rPr>
        <w:lastRenderedPageBreak/>
        <w:t xml:space="preserve">When cumulative impacts of infrastructure are predicted in space by multiplying the effect size and </w:t>
      </w:r>
      <w:r>
        <w:rPr>
          <w:rFonts w:ascii="Cambria" w:eastAsia="Cambria" w:hAnsi="Cambria" w:cs="Cambria"/>
          <w:i/>
        </w:rPr>
        <w:t>ϕ</w:t>
      </w:r>
      <w:r w:rsidRPr="00E634C6">
        <w:rPr>
          <w:rFonts w:ascii="Cambria" w:eastAsia="Cambria" w:hAnsi="Cambria" w:cs="Cambria"/>
          <w:i/>
          <w:vertAlign w:val="subscript"/>
          <w:lang w:val="en-US"/>
          <w:rPrChange w:id="397" w:author="Audun Stien" w:date="2022-05-25T11:53:00Z">
            <w:rPr>
              <w:rFonts w:ascii="Cambria" w:eastAsia="Cambria" w:hAnsi="Cambria" w:cs="Cambria"/>
              <w:i/>
              <w:vertAlign w:val="subscript"/>
            </w:rPr>
          </w:rPrChange>
        </w:rPr>
        <w:t xml:space="preserve">cumulative </w:t>
      </w:r>
      <w:r w:rsidRPr="00E634C6">
        <w:rPr>
          <w:lang w:val="en-US"/>
          <w:rPrChange w:id="398" w:author="Audun Stien" w:date="2022-05-25T11:53:00Z">
            <w:rPr/>
          </w:rPrChange>
        </w:rPr>
        <w:t xml:space="preserve">(eq. 5), we see how the relative impact of private cottages and tourist cabins changes across space (Fig. 5). While the impact for private cottage rises to 20 in the areas with the highest cumulative </w:t>
      </w:r>
      <w:proofErr w:type="spellStart"/>
      <w:r w:rsidRPr="00E634C6">
        <w:rPr>
          <w:lang w:val="en-US"/>
          <w:rPrChange w:id="399" w:author="Audun Stien" w:date="2022-05-25T11:53:00Z">
            <w:rPr/>
          </w:rPrChange>
        </w:rPr>
        <w:t>ZoI</w:t>
      </w:r>
      <w:proofErr w:type="spellEnd"/>
      <w:r w:rsidRPr="00E634C6">
        <w:rPr>
          <w:lang w:val="en-US"/>
          <w:rPrChange w:id="400" w:author="Audun Stien" w:date="2022-05-25T11:53:00Z">
            <w:rPr/>
          </w:rPrChange>
        </w:rPr>
        <w:t xml:space="preserve"> of cottages, it hardly goes above 10 for tourist cabins (values in the scale of predictors). Because of the combined impact of infrastructure, and given reindeer avoided high densities of both infrastructure types at relatively large extents, areas of high habitat suitability for reindeer correspond to those in which the cumulative impact of both infrastructure is low – what matches the locations used by reindeer, indicated through the GPS data (Fig. 5).</w:t>
      </w:r>
    </w:p>
    <w:p w14:paraId="58F724FD" w14:textId="77777777" w:rsidR="00D33022" w:rsidRPr="00E634C6" w:rsidRDefault="00341556">
      <w:pPr>
        <w:pStyle w:val="Heading1"/>
        <w:tabs>
          <w:tab w:val="center" w:pos="1029"/>
          <w:tab w:val="center" w:pos="2033"/>
        </w:tabs>
        <w:ind w:left="0" w:firstLine="0"/>
        <w:rPr>
          <w:lang w:val="en-US"/>
          <w:rPrChange w:id="401" w:author="Audun Stien" w:date="2022-05-25T11:53:00Z">
            <w:rPr/>
          </w:rPrChange>
        </w:rPr>
      </w:pPr>
      <w:r w:rsidRPr="00E634C6">
        <w:rPr>
          <w:sz w:val="22"/>
          <w:lang w:val="en-US"/>
          <w:rPrChange w:id="402" w:author="Audun Stien" w:date="2022-05-25T11:53:00Z">
            <w:rPr>
              <w:sz w:val="22"/>
            </w:rPr>
          </w:rPrChange>
        </w:rPr>
        <w:tab/>
      </w:r>
      <w:r w:rsidRPr="00E634C6">
        <w:rPr>
          <w:lang w:val="en-US"/>
          <w:rPrChange w:id="403" w:author="Audun Stien" w:date="2022-05-25T11:53:00Z">
            <w:rPr/>
          </w:rPrChange>
        </w:rPr>
        <w:t>6</w:t>
      </w:r>
      <w:r w:rsidRPr="00E634C6">
        <w:rPr>
          <w:lang w:val="en-US"/>
          <w:rPrChange w:id="404" w:author="Audun Stien" w:date="2022-05-25T11:53:00Z">
            <w:rPr/>
          </w:rPrChange>
        </w:rPr>
        <w:tab/>
        <w:t>Discussion</w:t>
      </w:r>
    </w:p>
    <w:p w14:paraId="1C52D3DB" w14:textId="77777777" w:rsidR="00D33022" w:rsidRPr="00E634C6" w:rsidRDefault="00341556">
      <w:pPr>
        <w:ind w:left="952" w:right="942"/>
        <w:rPr>
          <w:lang w:val="en-US"/>
          <w:rPrChange w:id="405" w:author="Audun Stien" w:date="2022-05-25T11:53:00Z">
            <w:rPr/>
          </w:rPrChange>
        </w:rPr>
      </w:pPr>
      <w:r w:rsidRPr="00E634C6">
        <w:rPr>
          <w:lang w:val="en-US"/>
          <w:rPrChange w:id="406" w:author="Audun Stien" w:date="2022-05-25T11:53:00Z">
            <w:rPr/>
          </w:rPrChange>
        </w:rPr>
        <w:t xml:space="preserve">There is an urge to evaluate, debate, and inform scientists, decision-makers, and citizens about the past, current, and future impacts of global infrastructure on biodiversity (Laurance, 2018). Most of the decisions and regulations made for infrastructure projects are carried out with little knowledge about the potential, multiple impacts on the ecosystems where they are built </w:t>
      </w:r>
      <w:proofErr w:type="gramStart"/>
      <w:r w:rsidRPr="00E634C6">
        <w:rPr>
          <w:lang w:val="en-US"/>
          <w:rPrChange w:id="407" w:author="Audun Stien" w:date="2022-05-25T11:53:00Z">
            <w:rPr/>
          </w:rPrChange>
        </w:rPr>
        <w:t>and on the species</w:t>
      </w:r>
      <w:proofErr w:type="gramEnd"/>
      <w:r w:rsidRPr="00E634C6">
        <w:rPr>
          <w:lang w:val="en-US"/>
          <w:rPrChange w:id="408" w:author="Audun Stien" w:date="2022-05-25T11:53:00Z">
            <w:rPr/>
          </w:rPrChange>
        </w:rPr>
        <w:t xml:space="preserve"> living therein. Even when environmental impact assessments are well conducted, they hardly estimate the cumulative impacts of new infrastructure with existing infrastructure or new infrastructure planned in parallel (Laurance &amp; </w:t>
      </w:r>
      <w:proofErr w:type="spellStart"/>
      <w:r w:rsidRPr="00E634C6">
        <w:rPr>
          <w:lang w:val="en-US"/>
          <w:rPrChange w:id="409" w:author="Audun Stien" w:date="2022-05-25T11:53:00Z">
            <w:rPr/>
          </w:rPrChange>
        </w:rPr>
        <w:t>Arrea</w:t>
      </w:r>
      <w:proofErr w:type="spellEnd"/>
      <w:r w:rsidRPr="00E634C6">
        <w:rPr>
          <w:lang w:val="en-US"/>
          <w:rPrChange w:id="410" w:author="Audun Stien" w:date="2022-05-25T11:53:00Z">
            <w:rPr/>
          </w:rPrChange>
        </w:rPr>
        <w:t xml:space="preserve">, 2017; Johnson, 2011). Current approaches and tools still lack in incorporating cumulative impacts (but see Gillingham </w:t>
      </w:r>
      <w:r w:rsidRPr="00E634C6">
        <w:rPr>
          <w:i/>
          <w:lang w:val="en-US"/>
          <w:rPrChange w:id="411" w:author="Audun Stien" w:date="2022-05-25T11:53:00Z">
            <w:rPr>
              <w:i/>
            </w:rPr>
          </w:rPrChange>
        </w:rPr>
        <w:t>et al.</w:t>
      </w:r>
      <w:r w:rsidRPr="00E634C6">
        <w:rPr>
          <w:lang w:val="en-US"/>
          <w:rPrChange w:id="412" w:author="Audun Stien" w:date="2022-05-25T11:53:00Z">
            <w:rPr/>
          </w:rPrChange>
        </w:rPr>
        <w:t xml:space="preserve">, 2016, for recent advances). Thus, building upon previous frameworks (Johnson &amp; St-Laurent, 2011) and adapting concepts from landscape ecology literature to measure the </w:t>
      </w:r>
      <w:proofErr w:type="spellStart"/>
      <w:r w:rsidRPr="00E634C6">
        <w:rPr>
          <w:lang w:val="en-US"/>
          <w:rPrChange w:id="413" w:author="Audun Stien" w:date="2022-05-25T11:53:00Z">
            <w:rPr/>
          </w:rPrChange>
        </w:rPr>
        <w:t>ZoI</w:t>
      </w:r>
      <w:proofErr w:type="spellEnd"/>
      <w:r w:rsidRPr="00E634C6">
        <w:rPr>
          <w:lang w:val="en-US"/>
          <w:rPrChange w:id="414" w:author="Audun Stien" w:date="2022-05-25T11:53:00Z">
            <w:rPr/>
          </w:rPrChange>
        </w:rPr>
        <w:t xml:space="preserve"> of the nearest and of multiple features (</w:t>
      </w:r>
      <w:r>
        <w:rPr>
          <w:rFonts w:ascii="Cambria" w:eastAsia="Cambria" w:hAnsi="Cambria" w:cs="Cambria"/>
          <w:i/>
        </w:rPr>
        <w:t>ϕ</w:t>
      </w:r>
      <w:r w:rsidRPr="00E634C6">
        <w:rPr>
          <w:rFonts w:ascii="Cambria" w:eastAsia="Cambria" w:hAnsi="Cambria" w:cs="Cambria"/>
          <w:i/>
          <w:vertAlign w:val="subscript"/>
          <w:lang w:val="en-US"/>
          <w:rPrChange w:id="415" w:author="Audun Stien" w:date="2022-05-25T11:53:00Z">
            <w:rPr>
              <w:rFonts w:ascii="Cambria" w:eastAsia="Cambria" w:hAnsi="Cambria" w:cs="Cambria"/>
              <w:i/>
              <w:vertAlign w:val="subscript"/>
            </w:rPr>
          </w:rPrChange>
        </w:rPr>
        <w:t xml:space="preserve">nearest </w:t>
      </w:r>
      <w:r w:rsidRPr="00E634C6">
        <w:rPr>
          <w:lang w:val="en-US"/>
          <w:rPrChange w:id="416" w:author="Audun Stien" w:date="2022-05-25T11:53:00Z">
            <w:rPr/>
          </w:rPrChange>
        </w:rPr>
        <w:t xml:space="preserve">and </w:t>
      </w:r>
      <w:r>
        <w:rPr>
          <w:rFonts w:ascii="Cambria" w:eastAsia="Cambria" w:hAnsi="Cambria" w:cs="Cambria"/>
          <w:i/>
        </w:rPr>
        <w:t>ϕ</w:t>
      </w:r>
      <w:r w:rsidRPr="00E634C6">
        <w:rPr>
          <w:rFonts w:ascii="Cambria" w:eastAsia="Cambria" w:hAnsi="Cambria" w:cs="Cambria"/>
          <w:i/>
          <w:vertAlign w:val="subscript"/>
          <w:lang w:val="en-US"/>
          <w:rPrChange w:id="417" w:author="Audun Stien" w:date="2022-05-25T11:53:00Z">
            <w:rPr>
              <w:rFonts w:ascii="Cambria" w:eastAsia="Cambria" w:hAnsi="Cambria" w:cs="Cambria"/>
              <w:i/>
              <w:vertAlign w:val="subscript"/>
            </w:rPr>
          </w:rPrChange>
        </w:rPr>
        <w:t>cumulative</w:t>
      </w:r>
      <w:r w:rsidRPr="00E634C6">
        <w:rPr>
          <w:lang w:val="en-US"/>
          <w:rPrChange w:id="418" w:author="Audun Stien" w:date="2022-05-25T11:53:00Z">
            <w:rPr/>
          </w:rPrChange>
        </w:rPr>
        <w:t>), here we present a way forward to clearly assess cumulative impacts on biodiversity.</w:t>
      </w:r>
    </w:p>
    <w:p w14:paraId="30963926" w14:textId="77777777" w:rsidR="00D33022" w:rsidRDefault="00341556">
      <w:pPr>
        <w:spacing w:after="232" w:line="259" w:lineRule="auto"/>
        <w:ind w:left="-312" w:right="-312" w:firstLine="0"/>
        <w:jc w:val="left"/>
      </w:pPr>
      <w:r>
        <w:rPr>
          <w:noProof/>
        </w:rPr>
        <w:lastRenderedPageBreak/>
        <w:drawing>
          <wp:inline distT="0" distB="0" distL="0" distR="0" wp14:anchorId="1E31F4D0" wp14:editId="7D89965E">
            <wp:extent cx="6983683" cy="3491842"/>
            <wp:effectExtent l="0" t="0" r="0" b="0"/>
            <wp:docPr id="1486" name="Picture 1486"/>
            <wp:cNvGraphicFramePr/>
            <a:graphic xmlns:a="http://schemas.openxmlformats.org/drawingml/2006/main">
              <a:graphicData uri="http://schemas.openxmlformats.org/drawingml/2006/picture">
                <pic:pic xmlns:pic="http://schemas.openxmlformats.org/drawingml/2006/picture">
                  <pic:nvPicPr>
                    <pic:cNvPr id="1486" name="Picture 1486"/>
                    <pic:cNvPicPr/>
                  </pic:nvPicPr>
                  <pic:blipFill>
                    <a:blip r:embed="rId27"/>
                    <a:stretch>
                      <a:fillRect/>
                    </a:stretch>
                  </pic:blipFill>
                  <pic:spPr>
                    <a:xfrm>
                      <a:off x="0" y="0"/>
                      <a:ext cx="6983683" cy="3491842"/>
                    </a:xfrm>
                    <a:prstGeom prst="rect">
                      <a:avLst/>
                    </a:prstGeom>
                  </pic:spPr>
                </pic:pic>
              </a:graphicData>
            </a:graphic>
          </wp:inline>
        </w:drawing>
      </w:r>
    </w:p>
    <w:p w14:paraId="0E1B3050" w14:textId="77777777" w:rsidR="00D33022" w:rsidRPr="00E634C6" w:rsidRDefault="00341556">
      <w:pPr>
        <w:spacing w:after="450" w:line="247" w:lineRule="auto"/>
        <w:ind w:left="952" w:right="942"/>
        <w:rPr>
          <w:lang w:val="en-US"/>
          <w:rPrChange w:id="419" w:author="Audun Stien" w:date="2022-05-25T11:53:00Z">
            <w:rPr/>
          </w:rPrChange>
        </w:rPr>
      </w:pPr>
      <w:r w:rsidRPr="00E634C6">
        <w:rPr>
          <w:lang w:val="en-US"/>
          <w:rPrChange w:id="420" w:author="Audun Stien" w:date="2022-05-25T11:53:00Z">
            <w:rPr/>
          </w:rPrChange>
        </w:rPr>
        <w:t xml:space="preserve">Figure 5: Maps of the most parsimonious cumulative </w:t>
      </w:r>
      <w:proofErr w:type="spellStart"/>
      <w:r w:rsidRPr="00E634C6">
        <w:rPr>
          <w:lang w:val="en-US"/>
          <w:rPrChange w:id="421" w:author="Audun Stien" w:date="2022-05-25T11:53:00Z">
            <w:rPr/>
          </w:rPrChange>
        </w:rPr>
        <w:t>ZoI</w:t>
      </w:r>
      <w:proofErr w:type="spellEnd"/>
      <w:r w:rsidRPr="00E634C6">
        <w:rPr>
          <w:lang w:val="en-US"/>
          <w:rPrChange w:id="422" w:author="Audun Stien" w:date="2022-05-25T11:53:00Z">
            <w:rPr/>
          </w:rPrChange>
        </w:rPr>
        <w:t xml:space="preserve"> (private cottages: threshold with 10km radius; tourist cabins: exponential decay with 20km radius) and their estimated impacts on reindeer habitat selection. These maps are showed alongside the reindeer GPS locations in the </w:t>
      </w:r>
      <w:proofErr w:type="spellStart"/>
      <w:r w:rsidRPr="00E634C6">
        <w:rPr>
          <w:lang w:val="en-US"/>
          <w:rPrChange w:id="423" w:author="Audun Stien" w:date="2022-05-25T11:53:00Z">
            <w:rPr/>
          </w:rPrChange>
        </w:rPr>
        <w:t>Hardengervidda</w:t>
      </w:r>
      <w:proofErr w:type="spellEnd"/>
      <w:r w:rsidRPr="00E634C6">
        <w:rPr>
          <w:lang w:val="en-US"/>
          <w:rPrChange w:id="424" w:author="Audun Stien" w:date="2022-05-25T11:53:00Z">
            <w:rPr/>
          </w:rPrChange>
        </w:rPr>
        <w:t xml:space="preserve"> wild reindeer area and the predicted reindeer habitat suitability.</w:t>
      </w:r>
    </w:p>
    <w:p w14:paraId="441927CE" w14:textId="77777777" w:rsidR="00D33022" w:rsidRPr="00E634C6" w:rsidRDefault="00341556">
      <w:pPr>
        <w:pStyle w:val="Heading2"/>
        <w:tabs>
          <w:tab w:val="center" w:pos="1107"/>
          <w:tab w:val="center" w:pos="3765"/>
        </w:tabs>
        <w:ind w:left="0" w:firstLine="0"/>
        <w:rPr>
          <w:lang w:val="en-US"/>
          <w:rPrChange w:id="425" w:author="Audun Stien" w:date="2022-05-25T11:53:00Z">
            <w:rPr/>
          </w:rPrChange>
        </w:rPr>
      </w:pPr>
      <w:r w:rsidRPr="00E634C6">
        <w:rPr>
          <w:sz w:val="22"/>
          <w:lang w:val="en-US"/>
          <w:rPrChange w:id="426" w:author="Audun Stien" w:date="2022-05-25T11:53:00Z">
            <w:rPr>
              <w:sz w:val="22"/>
            </w:rPr>
          </w:rPrChange>
        </w:rPr>
        <w:tab/>
      </w:r>
      <w:r w:rsidRPr="00E634C6">
        <w:rPr>
          <w:lang w:val="en-US"/>
          <w:rPrChange w:id="427" w:author="Audun Stien" w:date="2022-05-25T11:53:00Z">
            <w:rPr/>
          </w:rPrChange>
        </w:rPr>
        <w:t>6.1</w:t>
      </w:r>
      <w:r w:rsidRPr="00E634C6">
        <w:rPr>
          <w:lang w:val="en-US"/>
          <w:rPrChange w:id="428" w:author="Audun Stien" w:date="2022-05-25T11:53:00Z">
            <w:rPr/>
          </w:rPrChange>
        </w:rPr>
        <w:tab/>
        <w:t>Applying the approach to impact assessment</w:t>
      </w:r>
    </w:p>
    <w:p w14:paraId="1418F343" w14:textId="77777777" w:rsidR="00D33022" w:rsidRPr="00E634C6" w:rsidRDefault="00341556">
      <w:pPr>
        <w:ind w:left="952" w:right="942"/>
        <w:rPr>
          <w:lang w:val="en-US"/>
          <w:rPrChange w:id="429" w:author="Audun Stien" w:date="2022-05-25T11:53:00Z">
            <w:rPr/>
          </w:rPrChange>
        </w:rPr>
      </w:pPr>
      <w:r w:rsidRPr="00E634C6">
        <w:rPr>
          <w:lang w:val="en-US"/>
          <w:rPrChange w:id="430" w:author="Audun Stien" w:date="2022-05-25T11:53:00Z">
            <w:rPr/>
          </w:rPrChange>
        </w:rPr>
        <w:t xml:space="preserve">In our empirical demonstration using wild reindeer in Norway, we found strong support for the hypothesis of cumulative impacts of private cottages and tourist resorts on reindeer habitat selection, leading to large </w:t>
      </w:r>
      <w:proofErr w:type="spellStart"/>
      <w:r w:rsidRPr="00E634C6">
        <w:rPr>
          <w:lang w:val="en-US"/>
          <w:rPrChange w:id="431" w:author="Audun Stien" w:date="2022-05-25T11:53:00Z">
            <w:rPr/>
          </w:rPrChange>
        </w:rPr>
        <w:t>ZoI</w:t>
      </w:r>
      <w:proofErr w:type="spellEnd"/>
      <w:r w:rsidRPr="00E634C6">
        <w:rPr>
          <w:lang w:val="en-US"/>
          <w:rPrChange w:id="432" w:author="Audun Stien" w:date="2022-05-25T11:53:00Z">
            <w:rPr/>
          </w:rPrChange>
        </w:rPr>
        <w:t xml:space="preserve"> of 10 and 20 km, respectively. Quantifying impacts based on effect sizes and </w:t>
      </w:r>
      <w:proofErr w:type="spellStart"/>
      <w:r w:rsidRPr="00E634C6">
        <w:rPr>
          <w:lang w:val="en-US"/>
          <w:rPrChange w:id="433" w:author="Audun Stien" w:date="2022-05-25T11:53:00Z">
            <w:rPr/>
          </w:rPrChange>
        </w:rPr>
        <w:t>ZoI</w:t>
      </w:r>
      <w:proofErr w:type="spellEnd"/>
      <w:r w:rsidRPr="00E634C6">
        <w:rPr>
          <w:lang w:val="en-US"/>
          <w:rPrChange w:id="434" w:author="Audun Stien" w:date="2022-05-25T11:53:00Z">
            <w:rPr/>
          </w:rPrChange>
        </w:rPr>
        <w:t xml:space="preserve"> functions </w:t>
      </w:r>
      <w:r>
        <w:rPr>
          <w:rFonts w:ascii="Cambria" w:eastAsia="Cambria" w:hAnsi="Cambria" w:cs="Cambria"/>
          <w:i/>
        </w:rPr>
        <w:t>ϕ</w:t>
      </w:r>
      <w:r w:rsidRPr="00E634C6">
        <w:rPr>
          <w:rFonts w:ascii="Cambria" w:eastAsia="Cambria" w:hAnsi="Cambria" w:cs="Cambria"/>
          <w:i/>
          <w:lang w:val="en-US"/>
          <w:rPrChange w:id="435" w:author="Audun Stien" w:date="2022-05-25T11:53:00Z">
            <w:rPr>
              <w:rFonts w:ascii="Cambria" w:eastAsia="Cambria" w:hAnsi="Cambria" w:cs="Cambria"/>
              <w:i/>
            </w:rPr>
          </w:rPrChange>
        </w:rPr>
        <w:t xml:space="preserve"> </w:t>
      </w:r>
      <w:r w:rsidRPr="00E634C6">
        <w:rPr>
          <w:lang w:val="en-US"/>
          <w:rPrChange w:id="436" w:author="Audun Stien" w:date="2022-05-25T11:53:00Z">
            <w:rPr/>
          </w:rPrChange>
        </w:rPr>
        <w:t xml:space="preserve">allows us to compare as well as to combine the effects of different types of infrastructure. Our results show that the impact of a single cottage is smaller than that of a single tourist cabin, but that the impact of several aggregated private cottages may be larger than that of tourist cabins (Fig. 4 and 5, Fig. C5). We also found less support for all models based only on the </w:t>
      </w:r>
      <w:proofErr w:type="spellStart"/>
      <w:r w:rsidRPr="00E634C6">
        <w:rPr>
          <w:lang w:val="en-US"/>
          <w:rPrChange w:id="437" w:author="Audun Stien" w:date="2022-05-25T11:53:00Z">
            <w:rPr/>
          </w:rPrChange>
        </w:rPr>
        <w:t>ZoI</w:t>
      </w:r>
      <w:proofErr w:type="spellEnd"/>
      <w:r w:rsidRPr="00E634C6">
        <w:rPr>
          <w:lang w:val="en-US"/>
          <w:rPrChange w:id="438" w:author="Audun Stien" w:date="2022-05-25T11:53:00Z">
            <w:rPr/>
          </w:rPrChange>
        </w:rPr>
        <w:t xml:space="preserve"> of the nearest feature (</w:t>
      </w:r>
      <w:r>
        <w:rPr>
          <w:rFonts w:ascii="Cambria" w:eastAsia="Cambria" w:hAnsi="Cambria" w:cs="Cambria"/>
          <w:i/>
        </w:rPr>
        <w:t>ϕ</w:t>
      </w:r>
      <w:r w:rsidRPr="00E634C6">
        <w:rPr>
          <w:rFonts w:ascii="Cambria" w:eastAsia="Cambria" w:hAnsi="Cambria" w:cs="Cambria"/>
          <w:i/>
          <w:vertAlign w:val="subscript"/>
          <w:lang w:val="en-US"/>
          <w:rPrChange w:id="439" w:author="Audun Stien" w:date="2022-05-25T11:53:00Z">
            <w:rPr>
              <w:rFonts w:ascii="Cambria" w:eastAsia="Cambria" w:hAnsi="Cambria" w:cs="Cambria"/>
              <w:i/>
              <w:vertAlign w:val="subscript"/>
            </w:rPr>
          </w:rPrChange>
        </w:rPr>
        <w:t>nearest</w:t>
      </w:r>
      <w:r w:rsidRPr="00E634C6">
        <w:rPr>
          <w:lang w:val="en-US"/>
          <w:rPrChange w:id="440" w:author="Audun Stien" w:date="2022-05-25T11:53:00Z">
            <w:rPr/>
          </w:rPrChange>
        </w:rPr>
        <w:t xml:space="preserve">) compared to the models incorporating the cumulative </w:t>
      </w:r>
      <w:proofErr w:type="spellStart"/>
      <w:r w:rsidRPr="00E634C6">
        <w:rPr>
          <w:lang w:val="en-US"/>
          <w:rPrChange w:id="441" w:author="Audun Stien" w:date="2022-05-25T11:53:00Z">
            <w:rPr/>
          </w:rPrChange>
        </w:rPr>
        <w:t>ZoI</w:t>
      </w:r>
      <w:proofErr w:type="spellEnd"/>
      <w:r w:rsidRPr="00E634C6">
        <w:rPr>
          <w:lang w:val="en-US"/>
          <w:rPrChange w:id="442" w:author="Audun Stien" w:date="2022-05-25T11:53:00Z">
            <w:rPr/>
          </w:rPrChange>
        </w:rPr>
        <w:t xml:space="preserve"> of multiple features (</w:t>
      </w:r>
      <w:r>
        <w:rPr>
          <w:rFonts w:ascii="Cambria" w:eastAsia="Cambria" w:hAnsi="Cambria" w:cs="Cambria"/>
          <w:i/>
        </w:rPr>
        <w:t>ϕ</w:t>
      </w:r>
      <w:r w:rsidRPr="00E634C6">
        <w:rPr>
          <w:rFonts w:ascii="Cambria" w:eastAsia="Cambria" w:hAnsi="Cambria" w:cs="Cambria"/>
          <w:i/>
          <w:vertAlign w:val="subscript"/>
          <w:lang w:val="en-US"/>
          <w:rPrChange w:id="443" w:author="Audun Stien" w:date="2022-05-25T11:53:00Z">
            <w:rPr>
              <w:rFonts w:ascii="Cambria" w:eastAsia="Cambria" w:hAnsi="Cambria" w:cs="Cambria"/>
              <w:i/>
              <w:vertAlign w:val="subscript"/>
            </w:rPr>
          </w:rPrChange>
        </w:rPr>
        <w:t>cumulative</w:t>
      </w:r>
      <w:r w:rsidRPr="00E634C6">
        <w:rPr>
          <w:lang w:val="en-US"/>
          <w:rPrChange w:id="444" w:author="Audun Stien" w:date="2022-05-25T11:53:00Z">
            <w:rPr/>
          </w:rPrChange>
        </w:rPr>
        <w:t>). This includes the models based on the log-distance to the nearest feature, which is a common proxy for the effect of spatial variables in the ecological literature (</w:t>
      </w:r>
      <w:proofErr w:type="gramStart"/>
      <w:r w:rsidRPr="00E634C6">
        <w:rPr>
          <w:lang w:val="en-US"/>
          <w:rPrChange w:id="445" w:author="Audun Stien" w:date="2022-05-25T11:53:00Z">
            <w:rPr/>
          </w:rPrChange>
        </w:rPr>
        <w:t>e.g.</w:t>
      </w:r>
      <w:proofErr w:type="gramEnd"/>
      <w:r w:rsidRPr="00E634C6">
        <w:rPr>
          <w:lang w:val="en-US"/>
          <w:rPrChange w:id="446" w:author="Audun Stien" w:date="2022-05-25T11:53:00Z">
            <w:rPr/>
          </w:rPrChange>
        </w:rPr>
        <w:t xml:space="preserve"> Torres </w:t>
      </w:r>
      <w:r w:rsidRPr="00E634C6">
        <w:rPr>
          <w:i/>
          <w:lang w:val="en-US"/>
          <w:rPrChange w:id="447" w:author="Audun Stien" w:date="2022-05-25T11:53:00Z">
            <w:rPr>
              <w:i/>
            </w:rPr>
          </w:rPrChange>
        </w:rPr>
        <w:t>et al.</w:t>
      </w:r>
      <w:r w:rsidRPr="00E634C6">
        <w:rPr>
          <w:lang w:val="en-US"/>
          <w:rPrChange w:id="448" w:author="Audun Stien" w:date="2022-05-25T11:53:00Z">
            <w:rPr/>
          </w:rPrChange>
        </w:rPr>
        <w:t xml:space="preserve">, 2016; </w:t>
      </w:r>
      <w:proofErr w:type="spellStart"/>
      <w:r w:rsidRPr="00E634C6">
        <w:rPr>
          <w:lang w:val="en-US"/>
          <w:rPrChange w:id="449" w:author="Audun Stien" w:date="2022-05-25T11:53:00Z">
            <w:rPr/>
          </w:rPrChange>
        </w:rPr>
        <w:t>Polfus</w:t>
      </w:r>
      <w:proofErr w:type="spellEnd"/>
      <w:r w:rsidRPr="00E634C6">
        <w:rPr>
          <w:lang w:val="en-US"/>
          <w:rPrChange w:id="450" w:author="Audun Stien" w:date="2022-05-25T11:53:00Z">
            <w:rPr/>
          </w:rPrChange>
        </w:rPr>
        <w:t xml:space="preserve"> </w:t>
      </w:r>
      <w:r w:rsidRPr="00E634C6">
        <w:rPr>
          <w:i/>
          <w:lang w:val="en-US"/>
          <w:rPrChange w:id="451" w:author="Audun Stien" w:date="2022-05-25T11:53:00Z">
            <w:rPr>
              <w:i/>
            </w:rPr>
          </w:rPrChange>
        </w:rPr>
        <w:t>et al.</w:t>
      </w:r>
      <w:r w:rsidRPr="00E634C6">
        <w:rPr>
          <w:lang w:val="en-US"/>
          <w:rPrChange w:id="452" w:author="Audun Stien" w:date="2022-05-25T11:53:00Z">
            <w:rPr/>
          </w:rPrChange>
        </w:rPr>
        <w:t xml:space="preserve">, 2011). This means that, by limiting measures of infrastructure influence to the nearest feature only, researchers and practitioners </w:t>
      </w:r>
      <w:r w:rsidRPr="00E634C6">
        <w:rPr>
          <w:lang w:val="en-US"/>
          <w:rPrChange w:id="453" w:author="Audun Stien" w:date="2022-05-25T11:53:00Z">
            <w:rPr/>
          </w:rPrChange>
        </w:rPr>
        <w:lastRenderedPageBreak/>
        <w:t>have been ignoring the possibility of cumulative impacts in ecological studies and impact assessments, what limits our overall understanding of the impacts of landscape change on biodiversity.</w:t>
      </w:r>
    </w:p>
    <w:p w14:paraId="1C391A9F" w14:textId="77777777" w:rsidR="00D33022" w:rsidRPr="00E634C6" w:rsidRDefault="00341556">
      <w:pPr>
        <w:spacing w:after="370"/>
        <w:ind w:left="952" w:right="942"/>
        <w:rPr>
          <w:lang w:val="en-US"/>
          <w:rPrChange w:id="454" w:author="Audun Stien" w:date="2022-05-25T11:53:00Z">
            <w:rPr/>
          </w:rPrChange>
        </w:rPr>
      </w:pPr>
      <w:r w:rsidRPr="00E634C6">
        <w:rPr>
          <w:lang w:val="en-US"/>
          <w:rPrChange w:id="455" w:author="Audun Stien" w:date="2022-05-25T11:53:00Z">
            <w:rPr/>
          </w:rPrChange>
        </w:rPr>
        <w:t xml:space="preserve">Three points must be highlighted regarding the interpretation of the </w:t>
      </w:r>
      <w:proofErr w:type="spellStart"/>
      <w:r w:rsidRPr="00E634C6">
        <w:rPr>
          <w:lang w:val="en-US"/>
          <w:rPrChange w:id="456" w:author="Audun Stien" w:date="2022-05-25T11:53:00Z">
            <w:rPr/>
          </w:rPrChange>
        </w:rPr>
        <w:t>ZoI</w:t>
      </w:r>
      <w:proofErr w:type="spellEnd"/>
      <w:r w:rsidRPr="00E634C6">
        <w:rPr>
          <w:lang w:val="en-US"/>
          <w:rPrChange w:id="457" w:author="Audun Stien" w:date="2022-05-25T11:53:00Z">
            <w:rPr/>
          </w:rPrChange>
        </w:rPr>
        <w:t xml:space="preserve">. First, if </w:t>
      </w:r>
      <w:proofErr w:type="spellStart"/>
      <w:r w:rsidRPr="00E634C6">
        <w:rPr>
          <w:lang w:val="en-US"/>
          <w:rPrChange w:id="458" w:author="Audun Stien" w:date="2022-05-25T11:53:00Z">
            <w:rPr/>
          </w:rPrChange>
        </w:rPr>
        <w:t>ZoI</w:t>
      </w:r>
      <w:proofErr w:type="spellEnd"/>
      <w:r w:rsidRPr="00E634C6">
        <w:rPr>
          <w:lang w:val="en-US"/>
          <w:rPrChange w:id="459" w:author="Audun Stien" w:date="2022-05-25T11:53:00Z">
            <w:rPr/>
          </w:rPrChange>
        </w:rPr>
        <w:t xml:space="preserve"> functions with different shapes are found to affect a biological response variable, the </w:t>
      </w:r>
      <w:proofErr w:type="spellStart"/>
      <w:r w:rsidRPr="00E634C6">
        <w:rPr>
          <w:lang w:val="en-US"/>
          <w:rPrChange w:id="460" w:author="Audun Stien" w:date="2022-05-25T11:53:00Z">
            <w:rPr/>
          </w:rPrChange>
        </w:rPr>
        <w:t>ZoI</w:t>
      </w:r>
      <w:proofErr w:type="spellEnd"/>
      <w:r w:rsidRPr="00E634C6">
        <w:rPr>
          <w:lang w:val="en-US"/>
          <w:rPrChange w:id="461" w:author="Audun Stien" w:date="2022-05-25T11:53:00Z">
            <w:rPr/>
          </w:rPrChange>
        </w:rPr>
        <w:t xml:space="preserve"> represents distinct areas affected by infrastructure. For instance, while we found a constant </w:t>
      </w:r>
      <w:proofErr w:type="spellStart"/>
      <w:r w:rsidRPr="00E634C6">
        <w:rPr>
          <w:lang w:val="en-US"/>
          <w:rPrChange w:id="462" w:author="Audun Stien" w:date="2022-05-25T11:53:00Z">
            <w:rPr/>
          </w:rPrChange>
        </w:rPr>
        <w:t>ZoI</w:t>
      </w:r>
      <w:proofErr w:type="spellEnd"/>
      <w:r w:rsidRPr="00E634C6">
        <w:rPr>
          <w:lang w:val="en-US"/>
          <w:rPrChange w:id="463" w:author="Audun Stien" w:date="2022-05-25T11:53:00Z">
            <w:rPr/>
          </w:rPrChange>
        </w:rPr>
        <w:t xml:space="preserve"> (threshold function) of private cabins in a radius of 10km, for tourist cabins </w:t>
      </w:r>
      <w:proofErr w:type="spellStart"/>
      <w:r w:rsidRPr="00E634C6">
        <w:rPr>
          <w:lang w:val="en-US"/>
          <w:rPrChange w:id="464" w:author="Audun Stien" w:date="2022-05-25T11:53:00Z">
            <w:rPr/>
          </w:rPrChange>
        </w:rPr>
        <w:t>ZoI</w:t>
      </w:r>
      <w:proofErr w:type="spellEnd"/>
      <w:r w:rsidRPr="00E634C6">
        <w:rPr>
          <w:lang w:val="en-US"/>
          <w:rPrChange w:id="465" w:author="Audun Stien" w:date="2022-05-25T11:53:00Z">
            <w:rPr/>
          </w:rPrChange>
        </w:rPr>
        <w:t xml:space="preserve"> decays exponentially with distance, which means the radius of 20 km around the resorts are not affected homogeneously. Therefore, understanding the impact of infrastructure across space requires us to interpret the combination of effect size and </w:t>
      </w:r>
      <w:proofErr w:type="spellStart"/>
      <w:r w:rsidRPr="00E634C6">
        <w:rPr>
          <w:lang w:val="en-US"/>
          <w:rPrChange w:id="466" w:author="Audun Stien" w:date="2022-05-25T11:53:00Z">
            <w:rPr/>
          </w:rPrChange>
        </w:rPr>
        <w:t>ZoI</w:t>
      </w:r>
      <w:proofErr w:type="spellEnd"/>
      <w:r w:rsidRPr="00E634C6">
        <w:rPr>
          <w:lang w:val="en-US"/>
          <w:rPrChange w:id="467" w:author="Audun Stien" w:date="2022-05-25T11:53:00Z">
            <w:rPr/>
          </w:rPrChange>
        </w:rPr>
        <w:t xml:space="preserve"> (eq. 3, Fig. 4 and 5). Second, since the </w:t>
      </w:r>
      <w:proofErr w:type="spellStart"/>
      <w:r w:rsidRPr="00E634C6">
        <w:rPr>
          <w:lang w:val="en-US"/>
          <w:rPrChange w:id="468" w:author="Audun Stien" w:date="2022-05-25T11:53:00Z">
            <w:rPr/>
          </w:rPrChange>
        </w:rPr>
        <w:t>ZoI</w:t>
      </w:r>
      <w:proofErr w:type="spellEnd"/>
      <w:r w:rsidRPr="00E634C6">
        <w:rPr>
          <w:lang w:val="en-US"/>
          <w:rPrChange w:id="469" w:author="Audun Stien" w:date="2022-05-25T11:53:00Z">
            <w:rPr/>
          </w:rPrChange>
        </w:rPr>
        <w:t xml:space="preserve"> might vary according to different shapes, the area affected by infrastructure of a given type might drastically change. Indeed, in a study with bird and insect abundance, </w:t>
      </w:r>
      <w:proofErr w:type="spellStart"/>
      <w:r w:rsidRPr="00E634C6">
        <w:rPr>
          <w:lang w:val="en-US"/>
          <w:rPrChange w:id="470" w:author="Audun Stien" w:date="2022-05-25T11:53:00Z">
            <w:rPr/>
          </w:rPrChange>
        </w:rPr>
        <w:t>Miguet</w:t>
      </w:r>
      <w:proofErr w:type="spellEnd"/>
      <w:r w:rsidRPr="00E634C6">
        <w:rPr>
          <w:lang w:val="en-US"/>
          <w:rPrChange w:id="471" w:author="Audun Stien" w:date="2022-05-25T11:53:00Z">
            <w:rPr/>
          </w:rPrChange>
        </w:rPr>
        <w:t xml:space="preserve"> </w:t>
      </w:r>
      <w:r w:rsidRPr="00E634C6">
        <w:rPr>
          <w:i/>
          <w:lang w:val="en-US"/>
          <w:rPrChange w:id="472" w:author="Audun Stien" w:date="2022-05-25T11:53:00Z">
            <w:rPr>
              <w:i/>
            </w:rPr>
          </w:rPrChange>
        </w:rPr>
        <w:t xml:space="preserve">et al. </w:t>
      </w:r>
      <w:r w:rsidRPr="00E634C6">
        <w:rPr>
          <w:lang w:val="en-US"/>
          <w:rPrChange w:id="473" w:author="Audun Stien" w:date="2022-05-25T11:53:00Z">
            <w:rPr/>
          </w:rPrChange>
        </w:rPr>
        <w:t xml:space="preserve">(2017) showed that the area affected by landscape variables can increase by a factor of up to 5.7 when using a distance-weighted influence measure (as the exponential and Gaussian decay functions used here), in comparison to a threshold-based landscape measure. Third, given that the estimation of </w:t>
      </w:r>
      <w:r>
        <w:rPr>
          <w:rFonts w:ascii="Cambria" w:eastAsia="Cambria" w:hAnsi="Cambria" w:cs="Cambria"/>
          <w:i/>
        </w:rPr>
        <w:t>β</w:t>
      </w:r>
      <w:r w:rsidRPr="00E634C6">
        <w:rPr>
          <w:rFonts w:ascii="Cambria" w:eastAsia="Cambria" w:hAnsi="Cambria" w:cs="Cambria"/>
          <w:i/>
          <w:lang w:val="en-US"/>
          <w:rPrChange w:id="474" w:author="Audun Stien" w:date="2022-05-25T11:53:00Z">
            <w:rPr>
              <w:rFonts w:ascii="Cambria" w:eastAsia="Cambria" w:hAnsi="Cambria" w:cs="Cambria"/>
              <w:i/>
            </w:rPr>
          </w:rPrChange>
        </w:rPr>
        <w:t xml:space="preserve"> </w:t>
      </w:r>
      <w:r w:rsidRPr="00E634C6">
        <w:rPr>
          <w:lang w:val="en-US"/>
          <w:rPrChange w:id="475" w:author="Audun Stien" w:date="2022-05-25T11:53:00Z">
            <w:rPr/>
          </w:rPrChange>
        </w:rPr>
        <w:t xml:space="preserve">and </w:t>
      </w:r>
      <w:r>
        <w:rPr>
          <w:rFonts w:ascii="Cambria" w:eastAsia="Cambria" w:hAnsi="Cambria" w:cs="Cambria"/>
          <w:i/>
        </w:rPr>
        <w:t>ϕ</w:t>
      </w:r>
      <w:r w:rsidRPr="00E634C6">
        <w:rPr>
          <w:rFonts w:ascii="Cambria" w:eastAsia="Cambria" w:hAnsi="Cambria" w:cs="Cambria"/>
          <w:i/>
          <w:lang w:val="en-US"/>
          <w:rPrChange w:id="476" w:author="Audun Stien" w:date="2022-05-25T11:53:00Z">
            <w:rPr>
              <w:rFonts w:ascii="Cambria" w:eastAsia="Cambria" w:hAnsi="Cambria" w:cs="Cambria"/>
              <w:i/>
            </w:rPr>
          </w:rPrChange>
        </w:rPr>
        <w:t xml:space="preserve"> </w:t>
      </w:r>
      <w:r w:rsidRPr="00E634C6">
        <w:rPr>
          <w:lang w:val="en-US"/>
          <w:rPrChange w:id="477" w:author="Audun Stien" w:date="2022-05-25T11:53:00Z">
            <w:rPr/>
          </w:rPrChange>
        </w:rPr>
        <w:t xml:space="preserve">is independent, the most likely </w:t>
      </w:r>
      <w:r>
        <w:rPr>
          <w:rFonts w:ascii="Cambria" w:eastAsia="Cambria" w:hAnsi="Cambria" w:cs="Cambria"/>
          <w:i/>
        </w:rPr>
        <w:t>β</w:t>
      </w:r>
      <w:r w:rsidRPr="00E634C6">
        <w:rPr>
          <w:rFonts w:ascii="Cambria" w:eastAsia="Cambria" w:hAnsi="Cambria" w:cs="Cambria"/>
          <w:i/>
          <w:lang w:val="en-US"/>
          <w:rPrChange w:id="478" w:author="Audun Stien" w:date="2022-05-25T11:53:00Z">
            <w:rPr>
              <w:rFonts w:ascii="Cambria" w:eastAsia="Cambria" w:hAnsi="Cambria" w:cs="Cambria"/>
              <w:i/>
            </w:rPr>
          </w:rPrChange>
        </w:rPr>
        <w:t xml:space="preserve"> </w:t>
      </w:r>
      <w:r w:rsidRPr="00E634C6">
        <w:rPr>
          <w:lang w:val="en-US"/>
          <w:rPrChange w:id="479" w:author="Audun Stien" w:date="2022-05-25T11:53:00Z">
            <w:rPr/>
          </w:rPrChange>
        </w:rPr>
        <w:t xml:space="preserve">and </w:t>
      </w:r>
      <w:proofErr w:type="spellStart"/>
      <w:r w:rsidRPr="00E634C6">
        <w:rPr>
          <w:lang w:val="en-US"/>
          <w:rPrChange w:id="480" w:author="Audun Stien" w:date="2022-05-25T11:53:00Z">
            <w:rPr/>
          </w:rPrChange>
        </w:rPr>
        <w:t>ZoI</w:t>
      </w:r>
      <w:proofErr w:type="spellEnd"/>
      <w:r w:rsidRPr="00E634C6">
        <w:rPr>
          <w:lang w:val="en-US"/>
          <w:rPrChange w:id="481" w:author="Audun Stien" w:date="2022-05-25T11:53:00Z">
            <w:rPr/>
          </w:rPrChange>
        </w:rPr>
        <w:t xml:space="preserve"> radius can differ significantly between </w:t>
      </w:r>
      <w:r>
        <w:rPr>
          <w:rFonts w:ascii="Cambria" w:eastAsia="Cambria" w:hAnsi="Cambria" w:cs="Cambria"/>
          <w:i/>
        </w:rPr>
        <w:t>ϕ</w:t>
      </w:r>
      <w:r w:rsidRPr="00E634C6">
        <w:rPr>
          <w:rFonts w:ascii="Cambria" w:eastAsia="Cambria" w:hAnsi="Cambria" w:cs="Cambria"/>
          <w:i/>
          <w:vertAlign w:val="subscript"/>
          <w:lang w:val="en-US"/>
          <w:rPrChange w:id="482" w:author="Audun Stien" w:date="2022-05-25T11:53:00Z">
            <w:rPr>
              <w:rFonts w:ascii="Cambria" w:eastAsia="Cambria" w:hAnsi="Cambria" w:cs="Cambria"/>
              <w:i/>
              <w:vertAlign w:val="subscript"/>
            </w:rPr>
          </w:rPrChange>
        </w:rPr>
        <w:t xml:space="preserve">nearest </w:t>
      </w:r>
      <w:r w:rsidRPr="00E634C6">
        <w:rPr>
          <w:lang w:val="en-US"/>
          <w:rPrChange w:id="483" w:author="Audun Stien" w:date="2022-05-25T11:53:00Z">
            <w:rPr/>
          </w:rPrChange>
        </w:rPr>
        <w:t xml:space="preserve">and </w:t>
      </w:r>
      <w:r>
        <w:rPr>
          <w:rFonts w:ascii="Cambria" w:eastAsia="Cambria" w:hAnsi="Cambria" w:cs="Cambria"/>
          <w:i/>
        </w:rPr>
        <w:t>ϕ</w:t>
      </w:r>
      <w:r w:rsidRPr="00E634C6">
        <w:rPr>
          <w:rFonts w:ascii="Cambria" w:eastAsia="Cambria" w:hAnsi="Cambria" w:cs="Cambria"/>
          <w:i/>
          <w:vertAlign w:val="subscript"/>
          <w:lang w:val="en-US"/>
          <w:rPrChange w:id="484" w:author="Audun Stien" w:date="2022-05-25T11:53:00Z">
            <w:rPr>
              <w:rFonts w:ascii="Cambria" w:eastAsia="Cambria" w:hAnsi="Cambria" w:cs="Cambria"/>
              <w:i/>
              <w:vertAlign w:val="subscript"/>
            </w:rPr>
          </w:rPrChange>
        </w:rPr>
        <w:t>cumulative</w:t>
      </w:r>
      <w:r w:rsidRPr="00E634C6">
        <w:rPr>
          <w:lang w:val="en-US"/>
          <w:rPrChange w:id="485" w:author="Audun Stien" w:date="2022-05-25T11:53:00Z">
            <w:rPr/>
          </w:rPrChange>
        </w:rPr>
        <w:t xml:space="preserve">, depending on the abundance and spatial distribution of features. For private cottages, which are abundant in our study area, the estimated </w:t>
      </w:r>
      <w:proofErr w:type="spellStart"/>
      <w:r w:rsidRPr="00E634C6">
        <w:rPr>
          <w:lang w:val="en-US"/>
          <w:rPrChange w:id="486" w:author="Audun Stien" w:date="2022-05-25T11:53:00Z">
            <w:rPr/>
          </w:rPrChange>
        </w:rPr>
        <w:t>ZoI</w:t>
      </w:r>
      <w:proofErr w:type="spellEnd"/>
      <w:r w:rsidRPr="00E634C6">
        <w:rPr>
          <w:lang w:val="en-US"/>
          <w:rPrChange w:id="487" w:author="Audun Stien" w:date="2022-05-25T11:53:00Z">
            <w:rPr/>
          </w:rPrChange>
        </w:rPr>
        <w:t xml:space="preserve"> for </w:t>
      </w:r>
      <w:r>
        <w:rPr>
          <w:rFonts w:ascii="Cambria" w:eastAsia="Cambria" w:hAnsi="Cambria" w:cs="Cambria"/>
          <w:i/>
        </w:rPr>
        <w:t>ϕ</w:t>
      </w:r>
      <w:r w:rsidRPr="00E634C6">
        <w:rPr>
          <w:rFonts w:ascii="Cambria" w:eastAsia="Cambria" w:hAnsi="Cambria" w:cs="Cambria"/>
          <w:i/>
          <w:vertAlign w:val="subscript"/>
          <w:lang w:val="en-US"/>
          <w:rPrChange w:id="488" w:author="Audun Stien" w:date="2022-05-25T11:53:00Z">
            <w:rPr>
              <w:rFonts w:ascii="Cambria" w:eastAsia="Cambria" w:hAnsi="Cambria" w:cs="Cambria"/>
              <w:i/>
              <w:vertAlign w:val="subscript"/>
            </w:rPr>
          </w:rPrChange>
        </w:rPr>
        <w:t xml:space="preserve">cumulative </w:t>
      </w:r>
      <w:r w:rsidRPr="00E634C6">
        <w:rPr>
          <w:lang w:val="en-US"/>
          <w:rPrChange w:id="489" w:author="Audun Stien" w:date="2022-05-25T11:53:00Z">
            <w:rPr/>
          </w:rPrChange>
        </w:rPr>
        <w:t>was 10 km and the effect size was small (Fig. C3). In contrast, if only the nearest feature was considered (</w:t>
      </w:r>
      <w:r>
        <w:rPr>
          <w:rFonts w:ascii="Cambria" w:eastAsia="Cambria" w:hAnsi="Cambria" w:cs="Cambria"/>
          <w:i/>
        </w:rPr>
        <w:t>ϕ</w:t>
      </w:r>
      <w:r w:rsidRPr="00E634C6">
        <w:rPr>
          <w:rFonts w:ascii="Cambria" w:eastAsia="Cambria" w:hAnsi="Cambria" w:cs="Cambria"/>
          <w:i/>
          <w:vertAlign w:val="subscript"/>
          <w:lang w:val="en-US"/>
          <w:rPrChange w:id="490" w:author="Audun Stien" w:date="2022-05-25T11:53:00Z">
            <w:rPr>
              <w:rFonts w:ascii="Cambria" w:eastAsia="Cambria" w:hAnsi="Cambria" w:cs="Cambria"/>
              <w:i/>
              <w:vertAlign w:val="subscript"/>
            </w:rPr>
          </w:rPrChange>
        </w:rPr>
        <w:t>nearest</w:t>
      </w:r>
      <w:r w:rsidRPr="00E634C6">
        <w:rPr>
          <w:lang w:val="en-US"/>
          <w:rPrChange w:id="491" w:author="Audun Stien" w:date="2022-05-25T11:53:00Z">
            <w:rPr/>
          </w:rPrChange>
        </w:rPr>
        <w:t xml:space="preserve">), the estimated </w:t>
      </w:r>
      <w:proofErr w:type="spellStart"/>
      <w:r w:rsidRPr="00E634C6">
        <w:rPr>
          <w:lang w:val="en-US"/>
          <w:rPrChange w:id="492" w:author="Audun Stien" w:date="2022-05-25T11:53:00Z">
            <w:rPr/>
          </w:rPrChange>
        </w:rPr>
        <w:t>ZoI</w:t>
      </w:r>
      <w:proofErr w:type="spellEnd"/>
      <w:r w:rsidRPr="00E634C6">
        <w:rPr>
          <w:lang w:val="en-US"/>
          <w:rPrChange w:id="493" w:author="Audun Stien" w:date="2022-05-25T11:53:00Z">
            <w:rPr/>
          </w:rPrChange>
        </w:rPr>
        <w:t xml:space="preserve"> would be ten times lower (1 km</w:t>
      </w:r>
      <w:proofErr w:type="gramStart"/>
      <w:r w:rsidRPr="00E634C6">
        <w:rPr>
          <w:lang w:val="en-US"/>
          <w:rPrChange w:id="494" w:author="Audun Stien" w:date="2022-05-25T11:53:00Z">
            <w:rPr/>
          </w:rPrChange>
        </w:rPr>
        <w:t>)</w:t>
      </w:r>
      <w:proofErr w:type="gramEnd"/>
      <w:r w:rsidRPr="00E634C6">
        <w:rPr>
          <w:lang w:val="en-US"/>
          <w:rPrChange w:id="495" w:author="Audun Stien" w:date="2022-05-25T11:53:00Z">
            <w:rPr/>
          </w:rPrChange>
        </w:rPr>
        <w:t xml:space="preserve"> and the effect size would be several orders of magnitude higher. This was not the case for tourist cabins, however, which are scarce and sparsely distributed in the study area (Fig. C4).</w:t>
      </w:r>
    </w:p>
    <w:p w14:paraId="55BF11F6" w14:textId="77777777" w:rsidR="00D33022" w:rsidRPr="00E634C6" w:rsidRDefault="00341556">
      <w:pPr>
        <w:pStyle w:val="Heading2"/>
        <w:tabs>
          <w:tab w:val="center" w:pos="1107"/>
          <w:tab w:val="center" w:pos="4441"/>
        </w:tabs>
        <w:spacing w:after="255"/>
        <w:ind w:left="0" w:firstLine="0"/>
        <w:rPr>
          <w:lang w:val="en-US"/>
          <w:rPrChange w:id="496" w:author="Audun Stien" w:date="2022-05-25T11:53:00Z">
            <w:rPr/>
          </w:rPrChange>
        </w:rPr>
      </w:pPr>
      <w:r w:rsidRPr="00E634C6">
        <w:rPr>
          <w:sz w:val="22"/>
          <w:lang w:val="en-US"/>
          <w:rPrChange w:id="497" w:author="Audun Stien" w:date="2022-05-25T11:53:00Z">
            <w:rPr>
              <w:sz w:val="22"/>
            </w:rPr>
          </w:rPrChange>
        </w:rPr>
        <w:tab/>
      </w:r>
      <w:r w:rsidRPr="00E634C6">
        <w:rPr>
          <w:lang w:val="en-US"/>
          <w:rPrChange w:id="498" w:author="Audun Stien" w:date="2022-05-25T11:53:00Z">
            <w:rPr/>
          </w:rPrChange>
        </w:rPr>
        <w:t>6.2</w:t>
      </w:r>
      <w:r w:rsidRPr="00E634C6">
        <w:rPr>
          <w:lang w:val="en-US"/>
          <w:rPrChange w:id="499" w:author="Audun Stien" w:date="2022-05-25T11:53:00Z">
            <w:rPr/>
          </w:rPrChange>
        </w:rPr>
        <w:tab/>
        <w:t>Assumptions, advantages, and limitations of the approach</w:t>
      </w:r>
    </w:p>
    <w:p w14:paraId="1E210028" w14:textId="236C1935" w:rsidR="00D33022" w:rsidRPr="00E634C6" w:rsidRDefault="00341556">
      <w:pPr>
        <w:spacing w:after="209"/>
        <w:ind w:left="952" w:right="942"/>
        <w:rPr>
          <w:lang w:val="en-US"/>
          <w:rPrChange w:id="500" w:author="Audun Stien" w:date="2022-05-25T11:53:00Z">
            <w:rPr/>
          </w:rPrChange>
        </w:rPr>
      </w:pPr>
      <w:r w:rsidRPr="00E634C6">
        <w:rPr>
          <w:lang w:val="en-US"/>
          <w:rPrChange w:id="501" w:author="Audun Stien" w:date="2022-05-25T11:53:00Z">
            <w:rPr/>
          </w:rPrChange>
        </w:rPr>
        <w:t xml:space="preserve">As formulated here, the </w:t>
      </w:r>
      <w:proofErr w:type="spellStart"/>
      <w:r w:rsidRPr="00E634C6">
        <w:rPr>
          <w:lang w:val="en-US"/>
          <w:rPrChange w:id="502" w:author="Audun Stien" w:date="2022-05-25T11:53:00Z">
            <w:rPr/>
          </w:rPrChange>
        </w:rPr>
        <w:t>ZoI</w:t>
      </w:r>
      <w:proofErr w:type="spellEnd"/>
      <w:r w:rsidRPr="00E634C6">
        <w:rPr>
          <w:lang w:val="en-US"/>
          <w:rPrChange w:id="503" w:author="Audun Stien" w:date="2022-05-25T11:53:00Z">
            <w:rPr/>
          </w:rPrChange>
        </w:rPr>
        <w:t xml:space="preserve"> metrics are calculated before model fitting through the </w:t>
      </w:r>
      <w:proofErr w:type="spellStart"/>
      <w:r w:rsidRPr="00E634C6">
        <w:rPr>
          <w:lang w:val="en-US"/>
          <w:rPrChange w:id="504" w:author="Audun Stien" w:date="2022-05-25T11:53:00Z">
            <w:rPr/>
          </w:rPrChange>
        </w:rPr>
        <w:t>oneimpact</w:t>
      </w:r>
      <w:proofErr w:type="spellEnd"/>
      <w:r w:rsidRPr="00E634C6">
        <w:rPr>
          <w:lang w:val="en-US"/>
          <w:rPrChange w:id="505" w:author="Audun Stien" w:date="2022-05-25T11:53:00Z">
            <w:rPr/>
          </w:rPrChange>
        </w:rPr>
        <w:t xml:space="preserve"> R package (Fig. 2). Here lies one of the main strengths of this approach: the cumulative impact of multiple features of an infrastructure are estimated</w:t>
      </w:r>
      <w:del w:id="506" w:author="Audun Stien" w:date="2022-05-30T10:52:00Z">
        <w:r w:rsidRPr="00E634C6" w:rsidDel="00481CED">
          <w:rPr>
            <w:lang w:val="en-US"/>
            <w:rPrChange w:id="507" w:author="Audun Stien" w:date="2022-05-25T11:53:00Z">
              <w:rPr/>
            </w:rPrChange>
          </w:rPr>
          <w:delText xml:space="preserve"> through selection of models with either of the ZoI metrics, for instance through model performance measures (e.g. AIC or </w:delText>
        </w:r>
        <w:r w:rsidRPr="00E634C6" w:rsidDel="00481CED">
          <w:rPr>
            <w:rFonts w:ascii="Cambria" w:eastAsia="Cambria" w:hAnsi="Cambria" w:cs="Cambria"/>
            <w:i/>
            <w:lang w:val="en-US"/>
            <w:rPrChange w:id="508" w:author="Audun Stien" w:date="2022-05-25T11:53:00Z">
              <w:rPr>
                <w:rFonts w:ascii="Cambria" w:eastAsia="Cambria" w:hAnsi="Cambria" w:cs="Cambria"/>
                <w:i/>
              </w:rPr>
            </w:rPrChange>
          </w:rPr>
          <w:delText>R</w:delText>
        </w:r>
        <w:r w:rsidRPr="00E634C6" w:rsidDel="00481CED">
          <w:rPr>
            <w:rFonts w:ascii="Cambria" w:eastAsia="Cambria" w:hAnsi="Cambria" w:cs="Cambria"/>
            <w:vertAlign w:val="superscript"/>
            <w:lang w:val="en-US"/>
            <w:rPrChange w:id="509" w:author="Audun Stien" w:date="2022-05-25T11:53:00Z">
              <w:rPr>
                <w:rFonts w:ascii="Cambria" w:eastAsia="Cambria" w:hAnsi="Cambria" w:cs="Cambria"/>
                <w:vertAlign w:val="superscript"/>
              </w:rPr>
            </w:rPrChange>
          </w:rPr>
          <w:delText>2</w:delText>
        </w:r>
        <w:r w:rsidRPr="00E634C6" w:rsidDel="00481CED">
          <w:rPr>
            <w:lang w:val="en-US"/>
            <w:rPrChange w:id="510" w:author="Audun Stien" w:date="2022-05-25T11:53:00Z">
              <w:rPr/>
            </w:rPrChange>
          </w:rPr>
          <w:delText>; Jackson &amp; Fahrig 2015; Huais 2018),</w:delText>
        </w:r>
      </w:del>
      <w:r w:rsidRPr="00E634C6">
        <w:rPr>
          <w:lang w:val="en-US"/>
          <w:rPrChange w:id="511" w:author="Audun Stien" w:date="2022-05-25T11:53:00Z">
            <w:rPr/>
          </w:rPrChange>
        </w:rPr>
        <w:t xml:space="preserve"> without the necessity of repeated model fitting and complex parameterization of non-linear functions (Lee </w:t>
      </w:r>
      <w:r w:rsidRPr="00E634C6">
        <w:rPr>
          <w:i/>
          <w:lang w:val="en-US"/>
          <w:rPrChange w:id="512" w:author="Audun Stien" w:date="2022-05-25T11:53:00Z">
            <w:rPr>
              <w:i/>
            </w:rPr>
          </w:rPrChange>
        </w:rPr>
        <w:t>et al.</w:t>
      </w:r>
      <w:r w:rsidRPr="00E634C6">
        <w:rPr>
          <w:lang w:val="en-US"/>
          <w:rPrChange w:id="513" w:author="Audun Stien" w:date="2022-05-25T11:53:00Z">
            <w:rPr/>
          </w:rPrChange>
        </w:rPr>
        <w:t xml:space="preserve">, 2020). This allows one to estimate </w:t>
      </w:r>
      <w:proofErr w:type="spellStart"/>
      <w:r w:rsidRPr="00E634C6">
        <w:rPr>
          <w:lang w:val="en-US"/>
          <w:rPrChange w:id="514" w:author="Audun Stien" w:date="2022-05-25T11:53:00Z">
            <w:rPr/>
          </w:rPrChange>
        </w:rPr>
        <w:t>ZoI</w:t>
      </w:r>
      <w:proofErr w:type="spellEnd"/>
      <w:r w:rsidRPr="00E634C6">
        <w:rPr>
          <w:lang w:val="en-US"/>
          <w:rPrChange w:id="515" w:author="Audun Stien" w:date="2022-05-25T11:53:00Z">
            <w:rPr/>
          </w:rPrChange>
        </w:rPr>
        <w:t xml:space="preserve"> for several types of infrastructure. It also allows fitting models for large datasets (millions of points, </w:t>
      </w:r>
      <w:proofErr w:type="gramStart"/>
      <w:r w:rsidRPr="00E634C6">
        <w:rPr>
          <w:lang w:val="en-US"/>
          <w:rPrChange w:id="516" w:author="Audun Stien" w:date="2022-05-25T11:53:00Z">
            <w:rPr/>
          </w:rPrChange>
        </w:rPr>
        <w:t>e.g.</w:t>
      </w:r>
      <w:proofErr w:type="gramEnd"/>
      <w:r w:rsidRPr="00E634C6">
        <w:rPr>
          <w:lang w:val="en-US"/>
          <w:rPrChange w:id="517" w:author="Audun Stien" w:date="2022-05-25T11:53:00Z">
            <w:rPr/>
          </w:rPrChange>
        </w:rPr>
        <w:t xml:space="preserve"> Tucker </w:t>
      </w:r>
      <w:r w:rsidRPr="00E634C6">
        <w:rPr>
          <w:i/>
          <w:lang w:val="en-US"/>
          <w:rPrChange w:id="518" w:author="Audun Stien" w:date="2022-05-25T11:53:00Z">
            <w:rPr>
              <w:i/>
            </w:rPr>
          </w:rPrChange>
        </w:rPr>
        <w:t>et al.</w:t>
      </w:r>
      <w:r w:rsidRPr="00E634C6">
        <w:rPr>
          <w:lang w:val="en-US"/>
          <w:rPrChange w:id="519" w:author="Audun Stien" w:date="2022-05-25T11:53:00Z">
            <w:rPr/>
          </w:rPrChange>
        </w:rPr>
        <w:t xml:space="preserve">, 2018) encompassing large study areas and fine resolution landscape covariates, </w:t>
      </w:r>
      <w:del w:id="520" w:author="Audun Stien" w:date="2022-05-30T10:52:00Z">
        <w:r w:rsidRPr="00E634C6" w:rsidDel="00EB4ACB">
          <w:rPr>
            <w:lang w:val="en-US"/>
            <w:rPrChange w:id="521" w:author="Audun Stien" w:date="2022-05-25T11:53:00Z">
              <w:rPr/>
            </w:rPrChange>
          </w:rPr>
          <w:delText xml:space="preserve">which </w:delText>
        </w:r>
      </w:del>
      <w:r w:rsidRPr="00E634C6">
        <w:rPr>
          <w:lang w:val="en-US"/>
          <w:rPrChange w:id="522" w:author="Audun Stien" w:date="2022-05-25T11:53:00Z">
            <w:rPr/>
          </w:rPrChange>
        </w:rPr>
        <w:t>mak</w:t>
      </w:r>
      <w:ins w:id="523" w:author="Audun Stien" w:date="2022-05-30T10:52:00Z">
        <w:r w:rsidR="00EB4ACB">
          <w:rPr>
            <w:lang w:val="en-US"/>
          </w:rPr>
          <w:t>i</w:t>
        </w:r>
      </w:ins>
      <w:ins w:id="524" w:author="Audun Stien" w:date="2022-05-30T10:53:00Z">
        <w:r w:rsidR="00EB4ACB">
          <w:rPr>
            <w:lang w:val="en-US"/>
          </w:rPr>
          <w:t>ng</w:t>
        </w:r>
      </w:ins>
      <w:del w:id="525" w:author="Audun Stien" w:date="2022-05-30T10:53:00Z">
        <w:r w:rsidRPr="00E634C6" w:rsidDel="00EB4ACB">
          <w:rPr>
            <w:lang w:val="en-US"/>
            <w:rPrChange w:id="526" w:author="Audun Stien" w:date="2022-05-25T11:53:00Z">
              <w:rPr/>
            </w:rPrChange>
          </w:rPr>
          <w:delText>es</w:delText>
        </w:r>
      </w:del>
      <w:r w:rsidRPr="00E634C6">
        <w:rPr>
          <w:lang w:val="en-US"/>
          <w:rPrChange w:id="527" w:author="Audun Stien" w:date="2022-05-25T11:53:00Z">
            <w:rPr/>
          </w:rPrChange>
        </w:rPr>
        <w:t xml:space="preserve"> the approach applicable over a wide range of fields in </w:t>
      </w:r>
      <w:r w:rsidRPr="00E634C6">
        <w:rPr>
          <w:lang w:val="en-US"/>
          <w:rPrChange w:id="528" w:author="Audun Stien" w:date="2022-05-25T11:53:00Z">
            <w:rPr/>
          </w:rPrChange>
        </w:rPr>
        <w:lastRenderedPageBreak/>
        <w:t xml:space="preserve">ecology. </w:t>
      </w:r>
      <w:del w:id="529" w:author="Audun Stien" w:date="2022-05-30T10:53:00Z">
        <w:r w:rsidRPr="00E634C6" w:rsidDel="00EB4ACB">
          <w:rPr>
            <w:lang w:val="en-US"/>
            <w:rPrChange w:id="530" w:author="Audun Stien" w:date="2022-05-25T11:53:00Z">
              <w:rPr/>
            </w:rPrChange>
          </w:rPr>
          <w:delText>Furthermore, t</w:delText>
        </w:r>
      </w:del>
      <w:ins w:id="531" w:author="Audun Stien" w:date="2022-05-30T10:53:00Z">
        <w:r w:rsidR="00EB4ACB">
          <w:rPr>
            <w:lang w:val="en-US"/>
          </w:rPr>
          <w:t>T</w:t>
        </w:r>
      </w:ins>
      <w:r w:rsidRPr="00E634C6">
        <w:rPr>
          <w:lang w:val="en-US"/>
          <w:rPrChange w:id="532" w:author="Audun Stien" w:date="2022-05-25T11:53:00Z">
            <w:rPr/>
          </w:rPrChange>
        </w:rPr>
        <w:t xml:space="preserve">he pre-computation of </w:t>
      </w:r>
      <w:r>
        <w:rPr>
          <w:rFonts w:ascii="Cambria" w:eastAsia="Cambria" w:hAnsi="Cambria" w:cs="Cambria"/>
          <w:i/>
        </w:rPr>
        <w:t>ϕ</w:t>
      </w:r>
      <w:r w:rsidRPr="00E634C6">
        <w:rPr>
          <w:rFonts w:ascii="Cambria" w:eastAsia="Cambria" w:hAnsi="Cambria" w:cs="Cambria"/>
          <w:i/>
          <w:lang w:val="en-US"/>
          <w:rPrChange w:id="533" w:author="Audun Stien" w:date="2022-05-25T11:53:00Z">
            <w:rPr>
              <w:rFonts w:ascii="Cambria" w:eastAsia="Cambria" w:hAnsi="Cambria" w:cs="Cambria"/>
              <w:i/>
            </w:rPr>
          </w:rPrChange>
        </w:rPr>
        <w:t xml:space="preserve"> </w:t>
      </w:r>
      <w:r w:rsidRPr="00E634C6">
        <w:rPr>
          <w:lang w:val="en-US"/>
          <w:rPrChange w:id="534" w:author="Audun Stien" w:date="2022-05-25T11:53:00Z">
            <w:rPr/>
          </w:rPrChange>
        </w:rPr>
        <w:t>makes their visualization easy and their calculation computationally efficient and flexible.</w:t>
      </w:r>
    </w:p>
    <w:p w14:paraId="730FC6AF" w14:textId="64DD2846" w:rsidR="00D33022" w:rsidRPr="00E634C6" w:rsidRDefault="00341556">
      <w:pPr>
        <w:spacing w:after="224"/>
        <w:ind w:left="952" w:right="942"/>
        <w:rPr>
          <w:lang w:val="en-US"/>
          <w:rPrChange w:id="535" w:author="Audun Stien" w:date="2022-05-25T11:53:00Z">
            <w:rPr/>
          </w:rPrChange>
        </w:rPr>
      </w:pPr>
      <w:r w:rsidRPr="00E634C6">
        <w:rPr>
          <w:lang w:val="en-US"/>
          <w:rPrChange w:id="536" w:author="Audun Stien" w:date="2022-05-25T11:53:00Z">
            <w:rPr/>
          </w:rPrChange>
        </w:rPr>
        <w:t xml:space="preserve">Our formulation of </w:t>
      </w:r>
      <w:r>
        <w:rPr>
          <w:rFonts w:ascii="Cambria" w:eastAsia="Cambria" w:hAnsi="Cambria" w:cs="Cambria"/>
          <w:i/>
        </w:rPr>
        <w:t>ϕ</w:t>
      </w:r>
      <w:r w:rsidRPr="00E634C6">
        <w:rPr>
          <w:rFonts w:ascii="Cambria" w:eastAsia="Cambria" w:hAnsi="Cambria" w:cs="Cambria"/>
          <w:i/>
          <w:lang w:val="en-US"/>
          <w:rPrChange w:id="537" w:author="Audun Stien" w:date="2022-05-25T11:53:00Z">
            <w:rPr>
              <w:rFonts w:ascii="Cambria" w:eastAsia="Cambria" w:hAnsi="Cambria" w:cs="Cambria"/>
              <w:i/>
            </w:rPr>
          </w:rPrChange>
        </w:rPr>
        <w:t xml:space="preserve"> </w:t>
      </w:r>
      <w:r w:rsidRPr="00E634C6">
        <w:rPr>
          <w:lang w:val="en-US"/>
          <w:rPrChange w:id="538" w:author="Audun Stien" w:date="2022-05-25T11:53:00Z">
            <w:rPr/>
          </w:rPrChange>
        </w:rPr>
        <w:t xml:space="preserve">follows two main assumptions. First, the </w:t>
      </w:r>
      <w:proofErr w:type="spellStart"/>
      <w:r w:rsidRPr="00E634C6">
        <w:rPr>
          <w:lang w:val="en-US"/>
          <w:rPrChange w:id="539" w:author="Audun Stien" w:date="2022-05-25T11:53:00Z">
            <w:rPr/>
          </w:rPrChange>
        </w:rPr>
        <w:t>ZoI</w:t>
      </w:r>
      <w:proofErr w:type="spellEnd"/>
      <w:r w:rsidRPr="00E634C6">
        <w:rPr>
          <w:lang w:val="en-US"/>
          <w:rPrChange w:id="540" w:author="Audun Stien" w:date="2022-05-25T11:53:00Z">
            <w:rPr/>
          </w:rPrChange>
        </w:rPr>
        <w:t xml:space="preserve"> is assumed to be constant regardless of the density of points in an area. A possibly more reasonable assumption would be to consider that the </w:t>
      </w:r>
      <w:proofErr w:type="spellStart"/>
      <w:r w:rsidRPr="00E634C6">
        <w:rPr>
          <w:lang w:val="en-US"/>
          <w:rPrChange w:id="541" w:author="Audun Stien" w:date="2022-05-25T11:53:00Z">
            <w:rPr/>
          </w:rPrChange>
        </w:rPr>
        <w:t>ZoI</w:t>
      </w:r>
      <w:proofErr w:type="spellEnd"/>
      <w:r w:rsidRPr="00E634C6">
        <w:rPr>
          <w:lang w:val="en-US"/>
          <w:rPrChange w:id="542" w:author="Audun Stien" w:date="2022-05-25T11:53:00Z">
            <w:rPr/>
          </w:rPrChange>
        </w:rPr>
        <w:t xml:space="preserve"> of a single or few features is smaller than that of a </w:t>
      </w:r>
      <w:proofErr w:type="gramStart"/>
      <w:r w:rsidRPr="00E634C6">
        <w:rPr>
          <w:lang w:val="en-US"/>
          <w:rPrChange w:id="543" w:author="Audun Stien" w:date="2022-05-25T11:53:00Z">
            <w:rPr/>
          </w:rPrChange>
        </w:rPr>
        <w:t>clusters of features</w:t>
      </w:r>
      <w:proofErr w:type="gramEnd"/>
      <w:r w:rsidRPr="00E634C6">
        <w:rPr>
          <w:lang w:val="en-US"/>
          <w:rPrChange w:id="544" w:author="Audun Stien" w:date="2022-05-25T11:53:00Z">
            <w:rPr/>
          </w:rPrChange>
        </w:rPr>
        <w:t xml:space="preserve"> (e.g. for tourist cabins, clusters are expected to be used by more people and cumulatively affect a wider area). Analogous calculations with variable radius have been implemented for decades in adaptive kernel density estimation (</w:t>
      </w:r>
      <w:proofErr w:type="spellStart"/>
      <w:r w:rsidRPr="00E634C6">
        <w:rPr>
          <w:lang w:val="en-US"/>
          <w:rPrChange w:id="545" w:author="Audun Stien" w:date="2022-05-25T11:53:00Z">
            <w:rPr/>
          </w:rPrChange>
        </w:rPr>
        <w:t>Worton</w:t>
      </w:r>
      <w:proofErr w:type="spellEnd"/>
      <w:r w:rsidRPr="00E634C6">
        <w:rPr>
          <w:lang w:val="en-US"/>
          <w:rPrChange w:id="546" w:author="Audun Stien" w:date="2022-05-25T11:53:00Z">
            <w:rPr/>
          </w:rPrChange>
        </w:rPr>
        <w:t>, 1989), so this premise can in principle be relaxed. Second, our formulation represents two extremes where only the nearest feature influences a focal ecological process (</w:t>
      </w:r>
      <w:r>
        <w:rPr>
          <w:rFonts w:ascii="Cambria" w:eastAsia="Cambria" w:hAnsi="Cambria" w:cs="Cambria"/>
          <w:i/>
        </w:rPr>
        <w:t>β</w:t>
      </w:r>
      <w:proofErr w:type="spellStart"/>
      <w:r w:rsidRPr="00E634C6">
        <w:rPr>
          <w:rFonts w:ascii="Cambria" w:eastAsia="Cambria" w:hAnsi="Cambria" w:cs="Cambria"/>
          <w:i/>
          <w:vertAlign w:val="subscript"/>
          <w:lang w:val="en-US"/>
          <w:rPrChange w:id="547" w:author="Audun Stien" w:date="2022-05-25T11:53:00Z">
            <w:rPr>
              <w:rFonts w:ascii="Cambria" w:eastAsia="Cambria" w:hAnsi="Cambria" w:cs="Cambria"/>
              <w:i/>
              <w:vertAlign w:val="subscript"/>
            </w:rPr>
          </w:rPrChange>
        </w:rPr>
        <w:t>i</w:t>
      </w:r>
      <w:proofErr w:type="spellEnd"/>
      <w:r w:rsidRPr="00E634C6">
        <w:rPr>
          <w:rFonts w:ascii="Cambria" w:eastAsia="Cambria" w:hAnsi="Cambria" w:cs="Cambria"/>
          <w:i/>
          <w:vertAlign w:val="subscript"/>
          <w:lang w:val="en-US"/>
          <w:rPrChange w:id="548" w:author="Audun Stien" w:date="2022-05-25T11:53:00Z">
            <w:rPr>
              <w:rFonts w:ascii="Cambria" w:eastAsia="Cambria" w:hAnsi="Cambria" w:cs="Cambria"/>
              <w:i/>
              <w:vertAlign w:val="subscript"/>
            </w:rPr>
          </w:rPrChange>
        </w:rPr>
        <w:t xml:space="preserve"> </w:t>
      </w:r>
      <w:r w:rsidRPr="00E634C6">
        <w:rPr>
          <w:rFonts w:ascii="Cambria" w:eastAsia="Cambria" w:hAnsi="Cambria" w:cs="Cambria"/>
          <w:lang w:val="en-US"/>
          <w:rPrChange w:id="549" w:author="Audun Stien" w:date="2022-05-25T11:53:00Z">
            <w:rPr>
              <w:rFonts w:ascii="Cambria" w:eastAsia="Cambria" w:hAnsi="Cambria" w:cs="Cambria"/>
            </w:rPr>
          </w:rPrChange>
        </w:rPr>
        <w:t xml:space="preserve">= 0 </w:t>
      </w:r>
      <w:r w:rsidRPr="00E634C6">
        <w:rPr>
          <w:lang w:val="en-US"/>
          <w:rPrChange w:id="550" w:author="Audun Stien" w:date="2022-05-25T11:53:00Z">
            <w:rPr/>
          </w:rPrChange>
        </w:rPr>
        <w:t xml:space="preserve">for </w:t>
      </w:r>
      <w:proofErr w:type="spellStart"/>
      <w:r w:rsidRPr="00E634C6">
        <w:rPr>
          <w:rFonts w:ascii="Cambria" w:eastAsia="Cambria" w:hAnsi="Cambria" w:cs="Cambria"/>
          <w:i/>
          <w:lang w:val="en-US"/>
          <w:rPrChange w:id="551" w:author="Audun Stien" w:date="2022-05-25T11:53:00Z">
            <w:rPr>
              <w:rFonts w:ascii="Cambria" w:eastAsia="Cambria" w:hAnsi="Cambria" w:cs="Cambria"/>
              <w:i/>
            </w:rPr>
          </w:rPrChange>
        </w:rPr>
        <w:t>i</w:t>
      </w:r>
      <w:proofErr w:type="spellEnd"/>
      <w:r w:rsidRPr="00E634C6">
        <w:rPr>
          <w:rFonts w:ascii="Cambria" w:eastAsia="Cambria" w:hAnsi="Cambria" w:cs="Cambria"/>
          <w:i/>
          <w:lang w:val="en-US"/>
          <w:rPrChange w:id="552" w:author="Audun Stien" w:date="2022-05-25T11:53:00Z">
            <w:rPr>
              <w:rFonts w:ascii="Cambria" w:eastAsia="Cambria" w:hAnsi="Cambria" w:cs="Cambria"/>
              <w:i/>
            </w:rPr>
          </w:rPrChange>
        </w:rPr>
        <w:t xml:space="preserve"> &gt; </w:t>
      </w:r>
      <w:r w:rsidRPr="00E634C6">
        <w:rPr>
          <w:rFonts w:ascii="Cambria" w:eastAsia="Cambria" w:hAnsi="Cambria" w:cs="Cambria"/>
          <w:lang w:val="en-US"/>
          <w:rPrChange w:id="553" w:author="Audun Stien" w:date="2022-05-25T11:53:00Z">
            <w:rPr>
              <w:rFonts w:ascii="Cambria" w:eastAsia="Cambria" w:hAnsi="Cambria" w:cs="Cambria"/>
            </w:rPr>
          </w:rPrChange>
        </w:rPr>
        <w:t xml:space="preserve">1 </w:t>
      </w:r>
      <w:r w:rsidRPr="00E634C6">
        <w:rPr>
          <w:lang w:val="en-US"/>
          <w:rPrChange w:id="554" w:author="Audun Stien" w:date="2022-05-25T11:53:00Z">
            <w:rPr/>
          </w:rPrChange>
        </w:rPr>
        <w:t xml:space="preserve">in </w:t>
      </w:r>
      <w:r>
        <w:rPr>
          <w:rFonts w:ascii="Cambria" w:eastAsia="Cambria" w:hAnsi="Cambria" w:cs="Cambria"/>
          <w:i/>
        </w:rPr>
        <w:t>ϕ</w:t>
      </w:r>
      <w:r w:rsidRPr="00E634C6">
        <w:rPr>
          <w:rFonts w:ascii="Cambria" w:eastAsia="Cambria" w:hAnsi="Cambria" w:cs="Cambria"/>
          <w:i/>
          <w:vertAlign w:val="subscript"/>
          <w:lang w:val="en-US"/>
          <w:rPrChange w:id="555" w:author="Audun Stien" w:date="2022-05-25T11:53:00Z">
            <w:rPr>
              <w:rFonts w:ascii="Cambria" w:eastAsia="Cambria" w:hAnsi="Cambria" w:cs="Cambria"/>
              <w:i/>
              <w:vertAlign w:val="subscript"/>
            </w:rPr>
          </w:rPrChange>
        </w:rPr>
        <w:t>nearest</w:t>
      </w:r>
      <w:r w:rsidRPr="00E634C6">
        <w:rPr>
          <w:lang w:val="en-US"/>
          <w:rPrChange w:id="556" w:author="Audun Stien" w:date="2022-05-25T11:53:00Z">
            <w:rPr/>
          </w:rPrChange>
        </w:rPr>
        <w:t>) or all features affect the process equally (</w:t>
      </w:r>
      <w:r>
        <w:rPr>
          <w:rFonts w:ascii="Cambria" w:eastAsia="Cambria" w:hAnsi="Cambria" w:cs="Cambria"/>
          <w:i/>
        </w:rPr>
        <w:t>β</w:t>
      </w:r>
      <w:r w:rsidRPr="00E634C6">
        <w:rPr>
          <w:rFonts w:ascii="Cambria" w:eastAsia="Cambria" w:hAnsi="Cambria" w:cs="Cambria"/>
          <w:i/>
          <w:lang w:val="en-US"/>
          <w:rPrChange w:id="557" w:author="Audun Stien" w:date="2022-05-25T11:53:00Z">
            <w:rPr>
              <w:rFonts w:ascii="Cambria" w:eastAsia="Cambria" w:hAnsi="Cambria" w:cs="Cambria"/>
              <w:i/>
            </w:rPr>
          </w:rPrChange>
        </w:rPr>
        <w:t xml:space="preserve"> </w:t>
      </w:r>
      <w:r w:rsidRPr="00E634C6">
        <w:rPr>
          <w:lang w:val="en-US"/>
          <w:rPrChange w:id="558" w:author="Audun Stien" w:date="2022-05-25T11:53:00Z">
            <w:rPr/>
          </w:rPrChange>
        </w:rPr>
        <w:t xml:space="preserve">is constant over all features in </w:t>
      </w:r>
      <w:r>
        <w:rPr>
          <w:rFonts w:ascii="Cambria" w:eastAsia="Cambria" w:hAnsi="Cambria" w:cs="Cambria"/>
          <w:i/>
        </w:rPr>
        <w:t>ϕ</w:t>
      </w:r>
      <w:r w:rsidRPr="00E634C6">
        <w:rPr>
          <w:rFonts w:ascii="Cambria" w:eastAsia="Cambria" w:hAnsi="Cambria" w:cs="Cambria"/>
          <w:i/>
          <w:vertAlign w:val="subscript"/>
          <w:lang w:val="en-US"/>
          <w:rPrChange w:id="559" w:author="Audun Stien" w:date="2022-05-25T11:53:00Z">
            <w:rPr>
              <w:rFonts w:ascii="Cambria" w:eastAsia="Cambria" w:hAnsi="Cambria" w:cs="Cambria"/>
              <w:i/>
              <w:vertAlign w:val="subscript"/>
            </w:rPr>
          </w:rPrChange>
        </w:rPr>
        <w:t>cumulative</w:t>
      </w:r>
      <w:r w:rsidRPr="00E634C6">
        <w:rPr>
          <w:lang w:val="en-US"/>
          <w:rPrChange w:id="560" w:author="Audun Stien" w:date="2022-05-25T11:53:00Z">
            <w:rPr/>
          </w:rPrChange>
        </w:rPr>
        <w:t>). This is the simplest form of accounting for cumulative impacts of multiple features of the same type. The advantage of this formulation lies on the independence between the magnitude of the impacts (</w:t>
      </w:r>
      <w:r>
        <w:rPr>
          <w:rFonts w:ascii="Cambria" w:eastAsia="Cambria" w:hAnsi="Cambria" w:cs="Cambria"/>
          <w:i/>
        </w:rPr>
        <w:t>β</w:t>
      </w:r>
      <w:r w:rsidRPr="00E634C6">
        <w:rPr>
          <w:lang w:val="en-US"/>
          <w:rPrChange w:id="561" w:author="Audun Stien" w:date="2022-05-25T11:53:00Z">
            <w:rPr/>
          </w:rPrChange>
        </w:rPr>
        <w:t xml:space="preserve">’s) and the </w:t>
      </w:r>
      <w:proofErr w:type="spellStart"/>
      <w:r w:rsidRPr="00E634C6">
        <w:rPr>
          <w:lang w:val="en-US"/>
          <w:rPrChange w:id="562" w:author="Audun Stien" w:date="2022-05-25T11:53:00Z">
            <w:rPr/>
          </w:rPrChange>
        </w:rPr>
        <w:t>ZoI</w:t>
      </w:r>
      <w:proofErr w:type="spellEnd"/>
      <w:r w:rsidRPr="00E634C6">
        <w:rPr>
          <w:lang w:val="en-US"/>
          <w:rPrChange w:id="563" w:author="Audun Stien" w:date="2022-05-25T11:53:00Z">
            <w:rPr/>
          </w:rPrChange>
        </w:rPr>
        <w:t xml:space="preserve"> (</w:t>
      </w:r>
      <w:r>
        <w:rPr>
          <w:rFonts w:ascii="Cambria" w:eastAsia="Cambria" w:hAnsi="Cambria" w:cs="Cambria"/>
          <w:i/>
        </w:rPr>
        <w:t>ϕ</w:t>
      </w:r>
      <w:r w:rsidRPr="00E634C6">
        <w:rPr>
          <w:lang w:val="en-US"/>
          <w:rPrChange w:id="564" w:author="Audun Stien" w:date="2022-05-25T11:53:00Z">
            <w:rPr/>
          </w:rPrChange>
        </w:rPr>
        <w:t xml:space="preserve">), what makes it possible to pre-compute </w:t>
      </w:r>
      <w:r>
        <w:rPr>
          <w:rFonts w:ascii="Cambria" w:eastAsia="Cambria" w:hAnsi="Cambria" w:cs="Cambria"/>
          <w:i/>
        </w:rPr>
        <w:t>ϕ</w:t>
      </w:r>
      <w:r w:rsidRPr="00E634C6">
        <w:rPr>
          <w:rFonts w:ascii="Cambria" w:eastAsia="Cambria" w:hAnsi="Cambria" w:cs="Cambria"/>
          <w:i/>
          <w:lang w:val="en-US"/>
          <w:rPrChange w:id="565" w:author="Audun Stien" w:date="2022-05-25T11:53:00Z">
            <w:rPr>
              <w:rFonts w:ascii="Cambria" w:eastAsia="Cambria" w:hAnsi="Cambria" w:cs="Cambria"/>
              <w:i/>
            </w:rPr>
          </w:rPrChange>
        </w:rPr>
        <w:t xml:space="preserve"> </w:t>
      </w:r>
      <w:del w:id="566" w:author="Audun Stien" w:date="2022-05-30T10:54:00Z">
        <w:r w:rsidRPr="00E634C6" w:rsidDel="00836A22">
          <w:rPr>
            <w:lang w:val="en-US"/>
            <w:rPrChange w:id="567" w:author="Audun Stien" w:date="2022-05-25T11:53:00Z">
              <w:rPr/>
            </w:rPrChange>
          </w:rPr>
          <w:delText xml:space="preserve">in GIS </w:delText>
        </w:r>
      </w:del>
      <w:r w:rsidRPr="00E634C6">
        <w:rPr>
          <w:lang w:val="en-US"/>
          <w:rPrChange w:id="568" w:author="Audun Stien" w:date="2022-05-25T11:53:00Z">
            <w:rPr/>
          </w:rPrChange>
        </w:rPr>
        <w:t xml:space="preserve">before model fitting. </w:t>
      </w:r>
      <w:commentRangeStart w:id="569"/>
      <w:r w:rsidRPr="00E634C6">
        <w:rPr>
          <w:lang w:val="en-US"/>
          <w:rPrChange w:id="570" w:author="Audun Stien" w:date="2022-05-25T11:53:00Z">
            <w:rPr/>
          </w:rPrChange>
        </w:rPr>
        <w:t xml:space="preserve">However, more complex formulations could be extended from eq. 3, for instance by considering that the </w:t>
      </w:r>
      <w:proofErr w:type="spellStart"/>
      <w:r w:rsidRPr="00E634C6">
        <w:rPr>
          <w:lang w:val="en-US"/>
          <w:rPrChange w:id="571" w:author="Audun Stien" w:date="2022-05-25T11:53:00Z">
            <w:rPr/>
          </w:rPrChange>
        </w:rPr>
        <w:t>ZoI</w:t>
      </w:r>
      <w:proofErr w:type="spellEnd"/>
      <w:r w:rsidRPr="00E634C6">
        <w:rPr>
          <w:lang w:val="en-US"/>
          <w:rPrChange w:id="572" w:author="Audun Stien" w:date="2022-05-25T11:53:00Z">
            <w:rPr/>
          </w:rPrChange>
        </w:rPr>
        <w:t xml:space="preserve"> of multiple features accumulate yet the closest feature exerts a larger influence than features far away (higher </w:t>
      </w:r>
      <w:r>
        <w:rPr>
          <w:rFonts w:ascii="Cambria" w:eastAsia="Cambria" w:hAnsi="Cambria" w:cs="Cambria"/>
          <w:i/>
        </w:rPr>
        <w:t>β</w:t>
      </w:r>
      <w:r w:rsidRPr="00E634C6">
        <w:rPr>
          <w:rFonts w:ascii="Cambria" w:eastAsia="Cambria" w:hAnsi="Cambria" w:cs="Cambria"/>
          <w:i/>
          <w:lang w:val="en-US"/>
          <w:rPrChange w:id="573" w:author="Audun Stien" w:date="2022-05-25T11:53:00Z">
            <w:rPr>
              <w:rFonts w:ascii="Cambria" w:eastAsia="Cambria" w:hAnsi="Cambria" w:cs="Cambria"/>
              <w:i/>
            </w:rPr>
          </w:rPrChange>
        </w:rPr>
        <w:t xml:space="preserve"> </w:t>
      </w:r>
      <w:r w:rsidRPr="00E634C6">
        <w:rPr>
          <w:lang w:val="en-US"/>
          <w:rPrChange w:id="574" w:author="Audun Stien" w:date="2022-05-25T11:53:00Z">
            <w:rPr/>
          </w:rPrChange>
        </w:rPr>
        <w:t>for the nearest feature)</w:t>
      </w:r>
      <w:commentRangeEnd w:id="569"/>
      <w:r w:rsidR="00820E83">
        <w:rPr>
          <w:rStyle w:val="CommentReference"/>
        </w:rPr>
        <w:commentReference w:id="569"/>
      </w:r>
      <w:r w:rsidRPr="00E634C6">
        <w:rPr>
          <w:lang w:val="en-US"/>
          <w:rPrChange w:id="575" w:author="Audun Stien" w:date="2022-05-25T11:53:00Z">
            <w:rPr/>
          </w:rPrChange>
        </w:rPr>
        <w:t>.</w:t>
      </w:r>
    </w:p>
    <w:p w14:paraId="3F4624B4" w14:textId="1CA4FB3E" w:rsidR="00D33022" w:rsidRPr="00E634C6" w:rsidRDefault="00341556">
      <w:pPr>
        <w:spacing w:after="183"/>
        <w:ind w:left="952" w:right="942"/>
        <w:rPr>
          <w:lang w:val="en-US"/>
          <w:rPrChange w:id="576" w:author="Audun Stien" w:date="2022-05-25T11:53:00Z">
            <w:rPr/>
          </w:rPrChange>
        </w:rPr>
      </w:pPr>
      <w:r w:rsidRPr="00E634C6">
        <w:rPr>
          <w:lang w:val="en-US"/>
          <w:rPrChange w:id="577" w:author="Audun Stien" w:date="2022-05-25T11:53:00Z">
            <w:rPr/>
          </w:rPrChange>
        </w:rPr>
        <w:t xml:space="preserve">Through simulations, we showed that </w:t>
      </w:r>
      <w:r>
        <w:rPr>
          <w:rFonts w:ascii="Cambria" w:eastAsia="Cambria" w:hAnsi="Cambria" w:cs="Cambria"/>
          <w:i/>
        </w:rPr>
        <w:t>ϕ</w:t>
      </w:r>
      <w:r w:rsidRPr="00E634C6">
        <w:rPr>
          <w:rFonts w:ascii="Cambria" w:eastAsia="Cambria" w:hAnsi="Cambria" w:cs="Cambria"/>
          <w:i/>
          <w:vertAlign w:val="subscript"/>
          <w:lang w:val="en-US"/>
          <w:rPrChange w:id="578" w:author="Audun Stien" w:date="2022-05-25T11:53:00Z">
            <w:rPr>
              <w:rFonts w:ascii="Cambria" w:eastAsia="Cambria" w:hAnsi="Cambria" w:cs="Cambria"/>
              <w:i/>
              <w:vertAlign w:val="subscript"/>
            </w:rPr>
          </w:rPrChange>
        </w:rPr>
        <w:t xml:space="preserve">nearest </w:t>
      </w:r>
      <w:r w:rsidRPr="00E634C6">
        <w:rPr>
          <w:lang w:val="en-US"/>
          <w:rPrChange w:id="579" w:author="Audun Stien" w:date="2022-05-25T11:53:00Z">
            <w:rPr/>
          </w:rPrChange>
        </w:rPr>
        <w:t xml:space="preserve">and </w:t>
      </w:r>
      <w:r>
        <w:rPr>
          <w:rFonts w:ascii="Cambria" w:eastAsia="Cambria" w:hAnsi="Cambria" w:cs="Cambria"/>
          <w:i/>
        </w:rPr>
        <w:t>ϕ</w:t>
      </w:r>
      <w:r w:rsidRPr="00E634C6">
        <w:rPr>
          <w:rFonts w:ascii="Cambria" w:eastAsia="Cambria" w:hAnsi="Cambria" w:cs="Cambria"/>
          <w:i/>
          <w:vertAlign w:val="subscript"/>
          <w:lang w:val="en-US"/>
          <w:rPrChange w:id="580" w:author="Audun Stien" w:date="2022-05-25T11:53:00Z">
            <w:rPr>
              <w:rFonts w:ascii="Cambria" w:eastAsia="Cambria" w:hAnsi="Cambria" w:cs="Cambria"/>
              <w:i/>
              <w:vertAlign w:val="subscript"/>
            </w:rPr>
          </w:rPrChange>
        </w:rPr>
        <w:t xml:space="preserve">cumulative </w:t>
      </w:r>
      <w:r w:rsidRPr="00E634C6">
        <w:rPr>
          <w:lang w:val="en-US"/>
          <w:rPrChange w:id="581" w:author="Audun Stien" w:date="2022-05-25T11:53:00Z">
            <w:rPr/>
          </w:rPrChange>
        </w:rPr>
        <w:t xml:space="preserve">represent similar gradients of spatial variation when the spatial distribution of infrastructure features is sparse and the </w:t>
      </w:r>
      <w:proofErr w:type="spellStart"/>
      <w:r w:rsidRPr="00E634C6">
        <w:rPr>
          <w:lang w:val="en-US"/>
          <w:rPrChange w:id="582" w:author="Audun Stien" w:date="2022-05-25T11:53:00Z">
            <w:rPr/>
          </w:rPrChange>
        </w:rPr>
        <w:t>ZoI</w:t>
      </w:r>
      <w:proofErr w:type="spellEnd"/>
      <w:r w:rsidRPr="00E634C6">
        <w:rPr>
          <w:lang w:val="en-US"/>
          <w:rPrChange w:id="583" w:author="Audun Stien" w:date="2022-05-25T11:53:00Z">
            <w:rPr/>
          </w:rPrChange>
        </w:rPr>
        <w:t xml:space="preserve"> is small (the features are too spaced for their impacts to accumulate) and when the features are clustered and </w:t>
      </w:r>
      <w:proofErr w:type="spellStart"/>
      <w:r w:rsidRPr="00E634C6">
        <w:rPr>
          <w:lang w:val="en-US"/>
          <w:rPrChange w:id="584" w:author="Audun Stien" w:date="2022-05-25T11:53:00Z">
            <w:rPr/>
          </w:rPrChange>
        </w:rPr>
        <w:t>ZoI</w:t>
      </w:r>
      <w:proofErr w:type="spellEnd"/>
      <w:r w:rsidRPr="00E634C6">
        <w:rPr>
          <w:lang w:val="en-US"/>
          <w:rPrChange w:id="585" w:author="Audun Stien" w:date="2022-05-25T11:53:00Z">
            <w:rPr/>
          </w:rPrChange>
        </w:rPr>
        <w:t xml:space="preserve"> is large (clusters of features act as “super-features”, </w:t>
      </w:r>
      <w:proofErr w:type="gramStart"/>
      <w:r w:rsidRPr="00E634C6">
        <w:rPr>
          <w:lang w:val="en-US"/>
          <w:rPrChange w:id="586" w:author="Audun Stien" w:date="2022-05-25T11:53:00Z">
            <w:rPr/>
          </w:rPrChange>
        </w:rPr>
        <w:t>e.g.</w:t>
      </w:r>
      <w:proofErr w:type="gramEnd"/>
      <w:r w:rsidRPr="00E634C6">
        <w:rPr>
          <w:lang w:val="en-US"/>
          <w:rPrChange w:id="587" w:author="Audun Stien" w:date="2022-05-25T11:53:00Z">
            <w:rPr/>
          </w:rPrChange>
        </w:rPr>
        <w:t xml:space="preserve"> urban areas instead of houses; Appendix B). In these two situations, </w:t>
      </w:r>
      <w:del w:id="588" w:author="Audun Stien" w:date="2022-05-30T10:56:00Z">
        <w:r w:rsidRPr="00E634C6" w:rsidDel="006D32DF">
          <w:rPr>
            <w:lang w:val="en-US"/>
            <w:rPrChange w:id="589" w:author="Audun Stien" w:date="2022-05-25T11:53:00Z">
              <w:rPr/>
            </w:rPrChange>
          </w:rPr>
          <w:delText xml:space="preserve">due to their correlation, </w:delText>
        </w:r>
        <w:r w:rsidRPr="00E634C6" w:rsidDel="00C14053">
          <w:rPr>
            <w:lang w:val="en-US"/>
            <w:rPrChange w:id="590" w:author="Audun Stien" w:date="2022-05-25T11:53:00Z">
              <w:rPr/>
            </w:rPrChange>
          </w:rPr>
          <w:delText>we</w:delText>
        </w:r>
      </w:del>
      <w:r w:rsidRPr="00E634C6">
        <w:rPr>
          <w:lang w:val="en-US"/>
          <w:rPrChange w:id="591" w:author="Audun Stien" w:date="2022-05-25T11:53:00Z">
            <w:rPr/>
          </w:rPrChange>
        </w:rPr>
        <w:t xml:space="preserve"> </w:t>
      </w:r>
      <w:ins w:id="592" w:author="Audun Stien" w:date="2022-05-30T10:56:00Z">
        <w:r w:rsidR="00C14053">
          <w:rPr>
            <w:lang w:val="en-US"/>
          </w:rPr>
          <w:t xml:space="preserve">it will be difficult to </w:t>
        </w:r>
        <w:r w:rsidR="00D01709">
          <w:rPr>
            <w:lang w:val="en-US"/>
          </w:rPr>
          <w:t>documen</w:t>
        </w:r>
      </w:ins>
      <w:ins w:id="593" w:author="Audun Stien" w:date="2022-05-30T10:57:00Z">
        <w:r w:rsidR="00D01709">
          <w:rPr>
            <w:lang w:val="en-US"/>
          </w:rPr>
          <w:t xml:space="preserve">t </w:t>
        </w:r>
      </w:ins>
      <w:del w:id="594" w:author="Audun Stien" w:date="2022-05-30T10:57:00Z">
        <w:r w:rsidRPr="00E634C6" w:rsidDel="00D01709">
          <w:rPr>
            <w:lang w:val="en-US"/>
            <w:rPrChange w:id="595" w:author="Audun Stien" w:date="2022-05-25T11:53:00Z">
              <w:rPr/>
            </w:rPrChange>
          </w:rPr>
          <w:delText>might be limited in distinguishing whether</w:delText>
        </w:r>
      </w:del>
      <w:r w:rsidRPr="00E634C6">
        <w:rPr>
          <w:lang w:val="en-US"/>
          <w:rPrChange w:id="596" w:author="Audun Stien" w:date="2022-05-25T11:53:00Z">
            <w:rPr/>
          </w:rPrChange>
        </w:rPr>
        <w:t xml:space="preserve"> </w:t>
      </w:r>
      <w:ins w:id="597" w:author="Audun Stien" w:date="2022-05-30T10:57:00Z">
        <w:r w:rsidR="00D01709">
          <w:rPr>
            <w:lang w:val="en-US"/>
          </w:rPr>
          <w:t xml:space="preserve">that </w:t>
        </w:r>
      </w:ins>
      <w:r w:rsidRPr="00E634C6">
        <w:rPr>
          <w:lang w:val="en-US"/>
          <w:rPrChange w:id="598" w:author="Audun Stien" w:date="2022-05-25T11:53:00Z">
            <w:rPr/>
          </w:rPrChange>
        </w:rPr>
        <w:t xml:space="preserve">the impact of multiple infrastructure features </w:t>
      </w:r>
      <w:del w:id="599" w:author="Audun Stien" w:date="2022-05-30T10:57:00Z">
        <w:r w:rsidRPr="00E634C6" w:rsidDel="004B4A2C">
          <w:rPr>
            <w:lang w:val="en-US"/>
            <w:rPrChange w:id="600" w:author="Audun Stien" w:date="2022-05-25T11:53:00Z">
              <w:rPr/>
            </w:rPrChange>
          </w:rPr>
          <w:delText xml:space="preserve">on biodiversity </w:delText>
        </w:r>
      </w:del>
      <w:r w:rsidRPr="00E634C6">
        <w:rPr>
          <w:lang w:val="en-US"/>
          <w:rPrChange w:id="601" w:author="Audun Stien" w:date="2022-05-25T11:53:00Z">
            <w:rPr/>
          </w:rPrChange>
        </w:rPr>
        <w:t xml:space="preserve">accumulate. This might be assessed prior to statistical analysis through the computation of </w:t>
      </w:r>
      <w:r>
        <w:rPr>
          <w:rFonts w:ascii="Cambria" w:eastAsia="Cambria" w:hAnsi="Cambria" w:cs="Cambria"/>
          <w:i/>
        </w:rPr>
        <w:t>ϕ</w:t>
      </w:r>
      <w:r w:rsidRPr="00E634C6">
        <w:rPr>
          <w:rFonts w:ascii="Cambria" w:eastAsia="Cambria" w:hAnsi="Cambria" w:cs="Cambria"/>
          <w:i/>
          <w:vertAlign w:val="subscript"/>
          <w:lang w:val="en-US"/>
          <w:rPrChange w:id="602" w:author="Audun Stien" w:date="2022-05-25T11:53:00Z">
            <w:rPr>
              <w:rFonts w:ascii="Cambria" w:eastAsia="Cambria" w:hAnsi="Cambria" w:cs="Cambria"/>
              <w:i/>
              <w:vertAlign w:val="subscript"/>
            </w:rPr>
          </w:rPrChange>
        </w:rPr>
        <w:t xml:space="preserve">nearest </w:t>
      </w:r>
      <w:r w:rsidRPr="00E634C6">
        <w:rPr>
          <w:lang w:val="en-US"/>
          <w:rPrChange w:id="603" w:author="Audun Stien" w:date="2022-05-25T11:53:00Z">
            <w:rPr/>
          </w:rPrChange>
        </w:rPr>
        <w:t xml:space="preserve">and </w:t>
      </w:r>
      <w:r>
        <w:rPr>
          <w:rFonts w:ascii="Cambria" w:eastAsia="Cambria" w:hAnsi="Cambria" w:cs="Cambria"/>
          <w:i/>
        </w:rPr>
        <w:t>ϕ</w:t>
      </w:r>
      <w:r w:rsidRPr="00E634C6">
        <w:rPr>
          <w:rFonts w:ascii="Cambria" w:eastAsia="Cambria" w:hAnsi="Cambria" w:cs="Cambria"/>
          <w:i/>
          <w:vertAlign w:val="subscript"/>
          <w:lang w:val="en-US"/>
          <w:rPrChange w:id="604" w:author="Audun Stien" w:date="2022-05-25T11:53:00Z">
            <w:rPr>
              <w:rFonts w:ascii="Cambria" w:eastAsia="Cambria" w:hAnsi="Cambria" w:cs="Cambria"/>
              <w:i/>
              <w:vertAlign w:val="subscript"/>
            </w:rPr>
          </w:rPrChange>
        </w:rPr>
        <w:t xml:space="preserve">cumulative </w:t>
      </w:r>
      <w:r w:rsidRPr="00E634C6">
        <w:rPr>
          <w:lang w:val="en-US"/>
          <w:rPrChange w:id="605" w:author="Audun Stien" w:date="2022-05-25T11:53:00Z">
            <w:rPr/>
          </w:rPrChange>
        </w:rPr>
        <w:t xml:space="preserve">with multiple </w:t>
      </w:r>
      <w:proofErr w:type="spellStart"/>
      <w:r w:rsidRPr="00E634C6">
        <w:rPr>
          <w:lang w:val="en-US"/>
          <w:rPrChange w:id="606" w:author="Audun Stien" w:date="2022-05-25T11:53:00Z">
            <w:rPr/>
          </w:rPrChange>
        </w:rPr>
        <w:t>ZoI</w:t>
      </w:r>
      <w:proofErr w:type="spellEnd"/>
      <w:r w:rsidRPr="00E634C6">
        <w:rPr>
          <w:lang w:val="en-US"/>
          <w:rPrChange w:id="607" w:author="Audun Stien" w:date="2022-05-25T11:53:00Z">
            <w:rPr/>
          </w:rPrChange>
        </w:rPr>
        <w:t xml:space="preserve"> and a careful evaluation of their correlations. However, as the “true” </w:t>
      </w:r>
      <w:proofErr w:type="spellStart"/>
      <w:r w:rsidRPr="00E634C6">
        <w:rPr>
          <w:lang w:val="en-US"/>
          <w:rPrChange w:id="608" w:author="Audun Stien" w:date="2022-05-25T11:53:00Z">
            <w:rPr/>
          </w:rPrChange>
        </w:rPr>
        <w:t>ZoI</w:t>
      </w:r>
      <w:proofErr w:type="spellEnd"/>
      <w:r w:rsidRPr="00E634C6">
        <w:rPr>
          <w:lang w:val="en-US"/>
          <w:rPrChange w:id="609" w:author="Audun Stien" w:date="2022-05-25T11:53:00Z">
            <w:rPr/>
          </w:rPrChange>
        </w:rPr>
        <w:t xml:space="preserve"> of an infrastructure type is hardly known in advance, we recommend a general approach of computing and using </w:t>
      </w:r>
      <w:proofErr w:type="gramStart"/>
      <w:ins w:id="610" w:author="Audun Stien" w:date="2022-05-30T10:58:00Z">
        <w:r w:rsidR="00FC6336">
          <w:rPr>
            <w:lang w:val="en-US"/>
          </w:rPr>
          <w:t xml:space="preserve">both </w:t>
        </w:r>
        <w:r w:rsidR="00492CA6">
          <w:rPr>
            <w:lang w:val="en-US"/>
          </w:rPr>
          <w:t xml:space="preserve">of </w:t>
        </w:r>
      </w:ins>
      <w:r w:rsidRPr="00E634C6">
        <w:rPr>
          <w:lang w:val="en-US"/>
          <w:rPrChange w:id="611" w:author="Audun Stien" w:date="2022-05-25T11:53:00Z">
            <w:rPr/>
          </w:rPrChange>
        </w:rPr>
        <w:t>the two</w:t>
      </w:r>
      <w:proofErr w:type="gramEnd"/>
      <w:r w:rsidRPr="00E634C6">
        <w:rPr>
          <w:lang w:val="en-US"/>
          <w:rPrChange w:id="612" w:author="Audun Stien" w:date="2022-05-25T11:53:00Z">
            <w:rPr/>
          </w:rPrChange>
        </w:rPr>
        <w:t xml:space="preserve"> </w:t>
      </w:r>
      <w:proofErr w:type="spellStart"/>
      <w:r w:rsidRPr="00E634C6">
        <w:rPr>
          <w:lang w:val="en-US"/>
          <w:rPrChange w:id="613" w:author="Audun Stien" w:date="2022-05-25T11:53:00Z">
            <w:rPr/>
          </w:rPrChange>
        </w:rPr>
        <w:t>ZoI</w:t>
      </w:r>
      <w:proofErr w:type="spellEnd"/>
      <w:r w:rsidRPr="00E634C6">
        <w:rPr>
          <w:lang w:val="en-US"/>
          <w:rPrChange w:id="614" w:author="Audun Stien" w:date="2022-05-25T11:53:00Z">
            <w:rPr/>
          </w:rPrChange>
        </w:rPr>
        <w:t xml:space="preserve"> metrics, to evaluate if there is evidence of cumulative impacts in the different ecological systems and processes.</w:t>
      </w:r>
    </w:p>
    <w:p w14:paraId="00FAF46C" w14:textId="36641314" w:rsidR="00D33022" w:rsidRPr="00E634C6" w:rsidRDefault="00341556">
      <w:pPr>
        <w:spacing w:after="673"/>
        <w:ind w:left="952" w:right="942"/>
        <w:rPr>
          <w:lang w:val="en-US"/>
          <w:rPrChange w:id="615" w:author="Audun Stien" w:date="2022-05-25T11:53:00Z">
            <w:rPr/>
          </w:rPrChange>
        </w:rPr>
      </w:pPr>
      <w:del w:id="616" w:author="Audun Stien" w:date="2022-05-30T10:59:00Z">
        <w:r w:rsidRPr="00E634C6" w:rsidDel="00261DE3">
          <w:rPr>
            <w:lang w:val="en-US"/>
            <w:rPrChange w:id="617" w:author="Audun Stien" w:date="2022-05-25T11:53:00Z">
              <w:rPr/>
            </w:rPrChange>
          </w:rPr>
          <w:delText>It is important to remark that t</w:delText>
        </w:r>
      </w:del>
      <w:ins w:id="618" w:author="Audun Stien" w:date="2022-05-30T10:59:00Z">
        <w:r w:rsidR="00261DE3">
          <w:rPr>
            <w:lang w:val="en-US"/>
          </w:rPr>
          <w:t>T</w:t>
        </w:r>
      </w:ins>
      <w:r w:rsidRPr="00E634C6">
        <w:rPr>
          <w:lang w:val="en-US"/>
          <w:rPrChange w:id="619" w:author="Audun Stien" w:date="2022-05-25T11:53:00Z">
            <w:rPr/>
          </w:rPrChange>
        </w:rPr>
        <w:t xml:space="preserve">he extent of the study area and the </w:t>
      </w:r>
      <w:proofErr w:type="spellStart"/>
      <w:r w:rsidRPr="00E634C6">
        <w:rPr>
          <w:lang w:val="en-US"/>
          <w:rPrChange w:id="620" w:author="Audun Stien" w:date="2022-05-25T11:53:00Z">
            <w:rPr/>
          </w:rPrChange>
        </w:rPr>
        <w:t>ZoI</w:t>
      </w:r>
      <w:ins w:id="621" w:author="Audun Stien" w:date="2022-05-30T11:00:00Z">
        <w:r w:rsidR="00011289">
          <w:rPr>
            <w:lang w:val="en-US"/>
          </w:rPr>
          <w:t>s</w:t>
        </w:r>
      </w:ins>
      <w:proofErr w:type="spellEnd"/>
      <w:r w:rsidRPr="00E634C6">
        <w:rPr>
          <w:lang w:val="en-US"/>
          <w:rPrChange w:id="622" w:author="Audun Stien" w:date="2022-05-25T11:53:00Z">
            <w:rPr/>
          </w:rPrChange>
        </w:rPr>
        <w:t xml:space="preserve"> to be </w:t>
      </w:r>
      <w:del w:id="623" w:author="Audun Stien" w:date="2022-05-30T11:00:00Z">
        <w:r w:rsidRPr="00E634C6" w:rsidDel="00011289">
          <w:rPr>
            <w:lang w:val="en-US"/>
            <w:rPrChange w:id="624" w:author="Audun Stien" w:date="2022-05-25T11:53:00Z">
              <w:rPr/>
            </w:rPrChange>
          </w:rPr>
          <w:delText xml:space="preserve">tested </w:delText>
        </w:r>
      </w:del>
      <w:ins w:id="625" w:author="Audun Stien" w:date="2022-05-30T11:00:00Z">
        <w:r w:rsidR="00011289">
          <w:rPr>
            <w:lang w:val="en-US"/>
          </w:rPr>
          <w:t>evaluated</w:t>
        </w:r>
        <w:r w:rsidR="00011289" w:rsidRPr="00E634C6">
          <w:rPr>
            <w:lang w:val="en-US"/>
            <w:rPrChange w:id="626" w:author="Audun Stien" w:date="2022-05-25T11:53:00Z">
              <w:rPr/>
            </w:rPrChange>
          </w:rPr>
          <w:t xml:space="preserve"> </w:t>
        </w:r>
      </w:ins>
      <w:r w:rsidRPr="00E634C6">
        <w:rPr>
          <w:lang w:val="en-US"/>
          <w:rPrChange w:id="627" w:author="Audun Stien" w:date="2022-05-25T11:53:00Z">
            <w:rPr/>
          </w:rPrChange>
        </w:rPr>
        <w:t xml:space="preserve">must be carefully selected, </w:t>
      </w:r>
      <w:del w:id="628" w:author="Audun Stien" w:date="2022-05-30T11:00:00Z">
        <w:r w:rsidRPr="00E634C6" w:rsidDel="00011289">
          <w:rPr>
            <w:lang w:val="en-US"/>
            <w:rPrChange w:id="629" w:author="Audun Stien" w:date="2022-05-25T11:53:00Z">
              <w:rPr/>
            </w:rPrChange>
          </w:rPr>
          <w:delText>especially in cumulative impact assessment where the interplay between multiple factors may produce complex setups. First,</w:delText>
        </w:r>
      </w:del>
      <w:ins w:id="630" w:author="Audun Stien" w:date="2022-05-30T11:00:00Z">
        <w:r w:rsidR="00011289">
          <w:rPr>
            <w:lang w:val="en-US"/>
          </w:rPr>
          <w:t>as</w:t>
        </w:r>
      </w:ins>
      <w:r w:rsidRPr="00E634C6">
        <w:rPr>
          <w:lang w:val="en-US"/>
          <w:rPrChange w:id="631" w:author="Audun Stien" w:date="2022-05-25T11:53:00Z">
            <w:rPr/>
          </w:rPrChange>
        </w:rPr>
        <w:t xml:space="preserve"> the impact of infrastructure on ecological processes might differ depending of the extent of the study area (</w:t>
      </w:r>
      <w:proofErr w:type="spellStart"/>
      <w:r w:rsidRPr="00E634C6">
        <w:rPr>
          <w:lang w:val="en-US"/>
          <w:rPrChange w:id="632" w:author="Audun Stien" w:date="2022-05-25T11:53:00Z">
            <w:rPr/>
          </w:rPrChange>
        </w:rPr>
        <w:t>Vistnes</w:t>
      </w:r>
      <w:proofErr w:type="spellEnd"/>
      <w:r w:rsidRPr="00E634C6">
        <w:rPr>
          <w:lang w:val="en-US"/>
          <w:rPrChange w:id="633" w:author="Audun Stien" w:date="2022-05-25T11:53:00Z">
            <w:rPr/>
          </w:rPrChange>
        </w:rPr>
        <w:t xml:space="preserve"> &amp; </w:t>
      </w:r>
      <w:proofErr w:type="spellStart"/>
      <w:r w:rsidRPr="00E634C6">
        <w:rPr>
          <w:lang w:val="en-US"/>
          <w:rPrChange w:id="634" w:author="Audun Stien" w:date="2022-05-25T11:53:00Z">
            <w:rPr/>
          </w:rPrChange>
        </w:rPr>
        <w:t>Nellemann</w:t>
      </w:r>
      <w:proofErr w:type="spellEnd"/>
      <w:r w:rsidRPr="00E634C6">
        <w:rPr>
          <w:lang w:val="en-US"/>
          <w:rPrChange w:id="635" w:author="Audun Stien" w:date="2022-05-25T11:53:00Z">
            <w:rPr/>
          </w:rPrChange>
        </w:rPr>
        <w:t xml:space="preserve">, 2008). Skarin &amp; </w:t>
      </w:r>
      <w:proofErr w:type="spellStart"/>
      <w:r w:rsidRPr="00E634C6">
        <w:rPr>
          <w:lang w:val="en-US"/>
          <w:rPrChange w:id="636" w:author="Audun Stien" w:date="2022-05-25T11:53:00Z">
            <w:rPr/>
          </w:rPrChange>
        </w:rPr>
        <w:t>Ahman</w:t>
      </w:r>
      <w:proofErr w:type="spellEnd"/>
      <w:r w:rsidRPr="00E634C6">
        <w:rPr>
          <w:lang w:val="en-US"/>
          <w:rPrChange w:id="637" w:author="Audun Stien" w:date="2022-05-25T11:53:00Z">
            <w:rPr/>
          </w:rPrChange>
        </w:rPr>
        <w:t xml:space="preserve"> (2014) </w:t>
      </w:r>
      <w:r w:rsidRPr="00E634C6">
        <w:rPr>
          <w:lang w:val="en-US"/>
          <w:rPrChange w:id="638" w:author="Audun Stien" w:date="2022-05-25T11:53:00Z">
            <w:rPr/>
          </w:rPrChange>
        </w:rPr>
        <w:lastRenderedPageBreak/>
        <w:t>showed that, depending˚ of the temporal and spatial range of the study, the same type of infrastructure might vary in their effect on biological response variables, from no effect to positive or negative effects.</w:t>
      </w:r>
      <w:del w:id="639" w:author="Audun Stien" w:date="2022-05-30T11:02:00Z">
        <w:r w:rsidRPr="00E634C6" w:rsidDel="0053733F">
          <w:rPr>
            <w:lang w:val="en-US"/>
            <w:rPrChange w:id="640" w:author="Audun Stien" w:date="2022-05-25T11:53:00Z">
              <w:rPr/>
            </w:rPrChange>
          </w:rPr>
          <w:delText xml:space="preserve"> As we show here, the spatial configuration of features and the ZoI might also affect our ability to detect if the impacts of infrastructure accumulate</w:delText>
        </w:r>
      </w:del>
      <w:r w:rsidRPr="00E634C6">
        <w:rPr>
          <w:lang w:val="en-US"/>
          <w:rPrChange w:id="641" w:author="Audun Stien" w:date="2022-05-25T11:53:00Z">
            <w:rPr/>
          </w:rPrChange>
        </w:rPr>
        <w:t xml:space="preserve">. </w:t>
      </w:r>
      <w:del w:id="642" w:author="Audun Stien" w:date="2022-05-30T11:01:00Z">
        <w:r w:rsidRPr="00E634C6" w:rsidDel="002B7D18">
          <w:rPr>
            <w:lang w:val="en-US"/>
            <w:rPrChange w:id="643" w:author="Audun Stien" w:date="2022-05-25T11:53:00Z">
              <w:rPr/>
            </w:rPrChange>
          </w:rPr>
          <w:delText>Second</w:delText>
        </w:r>
      </w:del>
      <w:ins w:id="644" w:author="Audun Stien" w:date="2022-05-30T11:01:00Z">
        <w:r w:rsidR="002B7D18">
          <w:rPr>
            <w:lang w:val="en-US"/>
          </w:rPr>
          <w:t>Furthermore</w:t>
        </w:r>
      </w:ins>
      <w:r w:rsidRPr="00E634C6">
        <w:rPr>
          <w:lang w:val="en-US"/>
          <w:rPrChange w:id="645" w:author="Audun Stien" w:date="2022-05-25T11:53:00Z">
            <w:rPr/>
          </w:rPrChange>
        </w:rPr>
        <w:t xml:space="preserve">, depending on the response variable, the range of </w:t>
      </w:r>
      <w:proofErr w:type="spellStart"/>
      <w:r w:rsidRPr="00E634C6">
        <w:rPr>
          <w:lang w:val="en-US"/>
          <w:rPrChange w:id="646" w:author="Audun Stien" w:date="2022-05-25T11:53:00Z">
            <w:rPr/>
          </w:rPrChange>
        </w:rPr>
        <w:t>ZoI</w:t>
      </w:r>
      <w:proofErr w:type="spellEnd"/>
      <w:r w:rsidRPr="00E634C6">
        <w:rPr>
          <w:lang w:val="en-US"/>
          <w:rPrChange w:id="647" w:author="Audun Stien" w:date="2022-05-25T11:53:00Z">
            <w:rPr/>
          </w:rPrChange>
        </w:rPr>
        <w:t xml:space="preserve"> </w:t>
      </w:r>
      <w:del w:id="648" w:author="Audun Stien" w:date="2022-05-30T11:02:00Z">
        <w:r w:rsidRPr="00E634C6" w:rsidDel="0053733F">
          <w:rPr>
            <w:lang w:val="en-US"/>
            <w:rPrChange w:id="649" w:author="Audun Stien" w:date="2022-05-25T11:53:00Z">
              <w:rPr/>
            </w:rPrChange>
          </w:rPr>
          <w:delText xml:space="preserve">tested </w:delText>
        </w:r>
      </w:del>
      <w:ins w:id="650" w:author="Audun Stien" w:date="2022-05-30T11:02:00Z">
        <w:r w:rsidR="0053733F">
          <w:rPr>
            <w:lang w:val="en-US"/>
          </w:rPr>
          <w:t>evaluated</w:t>
        </w:r>
        <w:r w:rsidR="0053733F" w:rsidRPr="00E634C6">
          <w:rPr>
            <w:lang w:val="en-US"/>
            <w:rPrChange w:id="651" w:author="Audun Stien" w:date="2022-05-25T11:53:00Z">
              <w:rPr/>
            </w:rPrChange>
          </w:rPr>
          <w:t xml:space="preserve"> </w:t>
        </w:r>
      </w:ins>
      <w:del w:id="652" w:author="Audun Stien" w:date="2022-05-30T11:03:00Z">
        <w:r w:rsidRPr="00E634C6" w:rsidDel="005E5C4B">
          <w:rPr>
            <w:lang w:val="en-US"/>
            <w:rPrChange w:id="653" w:author="Audun Stien" w:date="2022-05-25T11:53:00Z">
              <w:rPr/>
            </w:rPrChange>
          </w:rPr>
          <w:delText xml:space="preserve">must </w:delText>
        </w:r>
      </w:del>
      <w:ins w:id="654" w:author="Audun Stien" w:date="2022-05-30T11:03:00Z">
        <w:r w:rsidR="005E5C4B">
          <w:rPr>
            <w:lang w:val="en-US"/>
          </w:rPr>
          <w:t>should</w:t>
        </w:r>
        <w:r w:rsidR="005E5C4B" w:rsidRPr="00E634C6">
          <w:rPr>
            <w:lang w:val="en-US"/>
            <w:rPrChange w:id="655" w:author="Audun Stien" w:date="2022-05-25T11:53:00Z">
              <w:rPr/>
            </w:rPrChange>
          </w:rPr>
          <w:t xml:space="preserve"> </w:t>
        </w:r>
      </w:ins>
      <w:r w:rsidRPr="00E634C6">
        <w:rPr>
          <w:lang w:val="en-US"/>
          <w:rPrChange w:id="656" w:author="Audun Stien" w:date="2022-05-25T11:53:00Z">
            <w:rPr/>
          </w:rPrChange>
        </w:rPr>
        <w:t xml:space="preserve">encompass </w:t>
      </w:r>
      <w:del w:id="657" w:author="Audun Stien" w:date="2022-05-30T11:03:00Z">
        <w:r w:rsidRPr="00E634C6" w:rsidDel="005E5C4B">
          <w:rPr>
            <w:lang w:val="en-US"/>
            <w:rPrChange w:id="658" w:author="Audun Stien" w:date="2022-05-25T11:53:00Z">
              <w:rPr/>
            </w:rPrChange>
          </w:rPr>
          <w:delText xml:space="preserve">values </w:delText>
        </w:r>
      </w:del>
      <w:proofErr w:type="spellStart"/>
      <w:ins w:id="659" w:author="Audun Stien" w:date="2022-05-30T11:03:00Z">
        <w:r w:rsidR="005E5C4B">
          <w:rPr>
            <w:lang w:val="en-US"/>
          </w:rPr>
          <w:t>radi</w:t>
        </w:r>
        <w:proofErr w:type="spellEnd"/>
        <w:r w:rsidR="005E5C4B" w:rsidRPr="00E634C6">
          <w:rPr>
            <w:lang w:val="en-US"/>
            <w:rPrChange w:id="660" w:author="Audun Stien" w:date="2022-05-25T11:53:00Z">
              <w:rPr/>
            </w:rPrChange>
          </w:rPr>
          <w:t xml:space="preserve"> </w:t>
        </w:r>
        <w:r w:rsidR="00D72913">
          <w:rPr>
            <w:lang w:val="en-US"/>
          </w:rPr>
          <w:t xml:space="preserve">that extend </w:t>
        </w:r>
      </w:ins>
      <w:del w:id="661" w:author="Audun Stien" w:date="2022-05-30T11:03:00Z">
        <w:r w:rsidRPr="00E634C6" w:rsidDel="00D72913">
          <w:rPr>
            <w:lang w:val="en-US"/>
            <w:rPrChange w:id="662" w:author="Audun Stien" w:date="2022-05-25T11:53:00Z">
              <w:rPr/>
            </w:rPrChange>
          </w:rPr>
          <w:delText>much higher than</w:delText>
        </w:r>
      </w:del>
      <w:r w:rsidRPr="00E634C6">
        <w:rPr>
          <w:lang w:val="en-US"/>
          <w:rPrChange w:id="663" w:author="Audun Stien" w:date="2022-05-25T11:53:00Z">
            <w:rPr/>
          </w:rPrChange>
        </w:rPr>
        <w:t xml:space="preserve"> the range size or </w:t>
      </w:r>
      <w:ins w:id="664" w:author="Audun Stien" w:date="2022-05-30T11:03:00Z">
        <w:r w:rsidR="00D72913">
          <w:rPr>
            <w:lang w:val="en-US"/>
          </w:rPr>
          <w:t>per</w:t>
        </w:r>
      </w:ins>
      <w:ins w:id="665" w:author="Audun Stien" w:date="2022-05-30T11:04:00Z">
        <w:r w:rsidR="00D72913">
          <w:rPr>
            <w:lang w:val="en-US"/>
          </w:rPr>
          <w:t>h</w:t>
        </w:r>
      </w:ins>
      <w:ins w:id="666" w:author="Audun Stien" w:date="2022-05-30T11:03:00Z">
        <w:r w:rsidR="00D72913">
          <w:rPr>
            <w:lang w:val="en-US"/>
          </w:rPr>
          <w:t>a</w:t>
        </w:r>
      </w:ins>
      <w:ins w:id="667" w:author="Audun Stien" w:date="2022-05-30T11:04:00Z">
        <w:r w:rsidR="00D72913">
          <w:rPr>
            <w:lang w:val="en-US"/>
          </w:rPr>
          <w:t>ps</w:t>
        </w:r>
      </w:ins>
      <w:del w:id="668" w:author="Audun Stien" w:date="2022-05-30T11:04:00Z">
        <w:r w:rsidRPr="00E634C6" w:rsidDel="00D72913">
          <w:rPr>
            <w:lang w:val="en-US"/>
            <w:rPrChange w:id="669" w:author="Audun Stien" w:date="2022-05-25T11:53:00Z">
              <w:rPr/>
            </w:rPrChange>
          </w:rPr>
          <w:delText>even</w:delText>
        </w:r>
      </w:del>
      <w:r w:rsidRPr="00E634C6">
        <w:rPr>
          <w:lang w:val="en-US"/>
          <w:rPrChange w:id="670" w:author="Audun Stien" w:date="2022-05-25T11:53:00Z">
            <w:rPr/>
          </w:rPrChange>
        </w:rPr>
        <w:t xml:space="preserve"> the average dispersal distance of </w:t>
      </w:r>
      <w:ins w:id="671" w:author="Audun Stien" w:date="2022-05-30T11:04:00Z">
        <w:r w:rsidR="00D72913">
          <w:rPr>
            <w:lang w:val="en-US"/>
          </w:rPr>
          <w:t>the</w:t>
        </w:r>
      </w:ins>
      <w:del w:id="672" w:author="Audun Stien" w:date="2022-05-30T11:04:00Z">
        <w:r w:rsidRPr="00E634C6" w:rsidDel="00D72913">
          <w:rPr>
            <w:lang w:val="en-US"/>
            <w:rPrChange w:id="673" w:author="Audun Stien" w:date="2022-05-25T11:53:00Z">
              <w:rPr/>
            </w:rPrChange>
          </w:rPr>
          <w:delText>an</w:delText>
        </w:r>
      </w:del>
      <w:r w:rsidRPr="00E634C6">
        <w:rPr>
          <w:lang w:val="en-US"/>
          <w:rPrChange w:id="674" w:author="Audun Stien" w:date="2022-05-25T11:53:00Z">
            <w:rPr/>
          </w:rPrChange>
        </w:rPr>
        <w:t xml:space="preserve"> species</w:t>
      </w:r>
      <w:ins w:id="675" w:author="Audun Stien" w:date="2022-05-30T11:04:00Z">
        <w:r w:rsidR="00D72913">
          <w:rPr>
            <w:lang w:val="en-US"/>
          </w:rPr>
          <w:t xml:space="preserve"> under study</w:t>
        </w:r>
      </w:ins>
      <w:r w:rsidRPr="00E634C6">
        <w:rPr>
          <w:lang w:val="en-US"/>
          <w:rPrChange w:id="676" w:author="Audun Stien" w:date="2022-05-25T11:53:00Z">
            <w:rPr/>
          </w:rPrChange>
        </w:rPr>
        <w:t xml:space="preserve"> (Jackson &amp; </w:t>
      </w:r>
      <w:proofErr w:type="spellStart"/>
      <w:r w:rsidRPr="00E634C6">
        <w:rPr>
          <w:lang w:val="en-US"/>
          <w:rPrChange w:id="677" w:author="Audun Stien" w:date="2022-05-25T11:53:00Z">
            <w:rPr/>
          </w:rPrChange>
        </w:rPr>
        <w:t>Fahrig</w:t>
      </w:r>
      <w:proofErr w:type="spellEnd"/>
      <w:r w:rsidRPr="00E634C6">
        <w:rPr>
          <w:lang w:val="en-US"/>
          <w:rPrChange w:id="678" w:author="Audun Stien" w:date="2022-05-25T11:53:00Z">
            <w:rPr/>
          </w:rPrChange>
        </w:rPr>
        <w:t xml:space="preserve">, 2012). </w:t>
      </w:r>
      <w:ins w:id="679" w:author="Audun Stien" w:date="2022-05-30T11:04:00Z">
        <w:r w:rsidR="000929C1">
          <w:rPr>
            <w:lang w:val="en-US"/>
          </w:rPr>
          <w:t xml:space="preserve">This is needed to ensure that </w:t>
        </w:r>
      </w:ins>
      <w:del w:id="680" w:author="Audun Stien" w:date="2022-05-30T11:04:00Z">
        <w:r w:rsidRPr="00E634C6" w:rsidDel="000929C1">
          <w:rPr>
            <w:lang w:val="en-US"/>
            <w:rPrChange w:id="681" w:author="Audun Stien" w:date="2022-05-25T11:53:00Z">
              <w:rPr/>
            </w:rPrChange>
          </w:rPr>
          <w:delText xml:space="preserve">If the ZoI values are not properly defined, </w:delText>
        </w:r>
      </w:del>
      <w:r w:rsidRPr="00E634C6">
        <w:rPr>
          <w:lang w:val="en-US"/>
          <w:rPrChange w:id="682" w:author="Audun Stien" w:date="2022-05-25T11:53:00Z">
            <w:rPr/>
          </w:rPrChange>
        </w:rPr>
        <w:t xml:space="preserve">the “true” </w:t>
      </w:r>
      <w:proofErr w:type="spellStart"/>
      <w:r w:rsidRPr="00E634C6">
        <w:rPr>
          <w:lang w:val="en-US"/>
          <w:rPrChange w:id="683" w:author="Audun Stien" w:date="2022-05-25T11:53:00Z">
            <w:rPr/>
          </w:rPrChange>
        </w:rPr>
        <w:t>ZoI</w:t>
      </w:r>
      <w:proofErr w:type="spellEnd"/>
      <w:r w:rsidRPr="00E634C6">
        <w:rPr>
          <w:lang w:val="en-US"/>
          <w:rPrChange w:id="684" w:author="Audun Stien" w:date="2022-05-25T11:53:00Z">
            <w:rPr/>
          </w:rPrChange>
        </w:rPr>
        <w:t xml:space="preserve"> at which the ecological process being measured is affected </w:t>
      </w:r>
      <w:del w:id="685" w:author="Audun Stien" w:date="2022-05-30T11:05:00Z">
        <w:r w:rsidRPr="00E634C6" w:rsidDel="003E062A">
          <w:rPr>
            <w:lang w:val="en-US"/>
            <w:rPrChange w:id="686" w:author="Audun Stien" w:date="2022-05-25T11:53:00Z">
              <w:rPr/>
            </w:rPrChange>
          </w:rPr>
          <w:delText>might not be selected</w:delText>
        </w:r>
      </w:del>
      <w:ins w:id="687" w:author="Audun Stien" w:date="2022-05-30T11:05:00Z">
        <w:r w:rsidR="003E062A">
          <w:rPr>
            <w:lang w:val="en-US"/>
          </w:rPr>
          <w:t xml:space="preserve">is included among the possible </w:t>
        </w:r>
        <w:proofErr w:type="spellStart"/>
        <w:r w:rsidR="000E0DB0">
          <w:rPr>
            <w:lang w:val="en-US"/>
          </w:rPr>
          <w:t>ZoI</w:t>
        </w:r>
      </w:ins>
      <w:proofErr w:type="spellEnd"/>
      <w:r w:rsidRPr="00E634C6">
        <w:rPr>
          <w:lang w:val="en-US"/>
          <w:rPrChange w:id="688" w:author="Audun Stien" w:date="2022-05-25T11:53:00Z">
            <w:rPr/>
          </w:rPrChange>
        </w:rPr>
        <w:t xml:space="preserve">, and </w:t>
      </w:r>
      <w:del w:id="689" w:author="Audun Stien" w:date="2022-05-30T11:07:00Z">
        <w:r w:rsidRPr="00E634C6" w:rsidDel="009F7A69">
          <w:rPr>
            <w:lang w:val="en-US"/>
            <w:rPrChange w:id="690" w:author="Audun Stien" w:date="2022-05-25T11:53:00Z">
              <w:rPr/>
            </w:rPrChange>
          </w:rPr>
          <w:delText>the resulting</w:delText>
        </w:r>
      </w:del>
      <w:ins w:id="691" w:author="Audun Stien" w:date="2022-05-30T11:07:00Z">
        <w:r w:rsidR="009F7A69">
          <w:rPr>
            <w:lang w:val="en-US"/>
          </w:rPr>
          <w:t>hinder co</w:t>
        </w:r>
      </w:ins>
      <w:ins w:id="692" w:author="Audun Stien" w:date="2022-05-30T11:08:00Z">
        <w:r w:rsidR="00C6063A">
          <w:rPr>
            <w:lang w:val="en-US"/>
          </w:rPr>
          <w:t>n</w:t>
        </w:r>
      </w:ins>
      <w:ins w:id="693" w:author="Audun Stien" w:date="2022-05-30T11:07:00Z">
        <w:r w:rsidR="009F7A69">
          <w:rPr>
            <w:lang w:val="en-US"/>
          </w:rPr>
          <w:t>clusions based on an</w:t>
        </w:r>
      </w:ins>
      <w:r w:rsidRPr="00914082">
        <w:rPr>
          <w:lang w:val="en-US"/>
          <w:rPrChange w:id="694" w:author="Audun Stien" w:date="2022-05-30T11:08:00Z">
            <w:rPr/>
          </w:rPrChange>
        </w:rPr>
        <w:t xml:space="preserve"> estimated </w:t>
      </w:r>
      <w:proofErr w:type="spellStart"/>
      <w:r w:rsidRPr="00E634C6">
        <w:rPr>
          <w:lang w:val="en-US"/>
          <w:rPrChange w:id="695" w:author="Audun Stien" w:date="2022-05-25T11:53:00Z">
            <w:rPr/>
          </w:rPrChange>
        </w:rPr>
        <w:t>ZoI</w:t>
      </w:r>
      <w:proofErr w:type="spellEnd"/>
      <w:r w:rsidRPr="00E634C6">
        <w:rPr>
          <w:lang w:val="en-US"/>
          <w:rPrChange w:id="696" w:author="Audun Stien" w:date="2022-05-25T11:53:00Z">
            <w:rPr/>
          </w:rPrChange>
        </w:rPr>
        <w:t xml:space="preserve"> </w:t>
      </w:r>
      <w:ins w:id="697" w:author="Audun Stien" w:date="2022-05-30T11:08:00Z">
        <w:r w:rsidR="00914082">
          <w:rPr>
            <w:lang w:val="en-US"/>
          </w:rPr>
          <w:t>that is</w:t>
        </w:r>
      </w:ins>
      <w:del w:id="698" w:author="Audun Stien" w:date="2022-05-30T11:08:00Z">
        <w:r w:rsidRPr="00E634C6" w:rsidDel="00914082">
          <w:rPr>
            <w:lang w:val="en-US"/>
            <w:rPrChange w:id="699" w:author="Audun Stien" w:date="2022-05-25T11:53:00Z">
              <w:rPr/>
            </w:rPrChange>
          </w:rPr>
          <w:delText>might be</w:delText>
        </w:r>
      </w:del>
      <w:r w:rsidRPr="00E634C6">
        <w:rPr>
          <w:lang w:val="en-US"/>
          <w:rPrChange w:id="700" w:author="Audun Stien" w:date="2022-05-25T11:53:00Z">
            <w:rPr/>
          </w:rPrChange>
        </w:rPr>
        <w:t xml:space="preserve"> wrong and mislead management and conservation policies based on that scientific inference (e.g. Jackson &amp; </w:t>
      </w:r>
      <w:proofErr w:type="spellStart"/>
      <w:r w:rsidRPr="00E634C6">
        <w:rPr>
          <w:lang w:val="en-US"/>
          <w:rPrChange w:id="701" w:author="Audun Stien" w:date="2022-05-25T11:53:00Z">
            <w:rPr/>
          </w:rPrChange>
        </w:rPr>
        <w:t>Fahrig</w:t>
      </w:r>
      <w:proofErr w:type="spellEnd"/>
      <w:r w:rsidRPr="00E634C6">
        <w:rPr>
          <w:lang w:val="en-US"/>
          <w:rPrChange w:id="702" w:author="Audun Stien" w:date="2022-05-25T11:53:00Z">
            <w:rPr/>
          </w:rPrChange>
        </w:rPr>
        <w:t>, 2015).</w:t>
      </w:r>
    </w:p>
    <w:p w14:paraId="367F7D58" w14:textId="77777777" w:rsidR="00D33022" w:rsidRPr="00E634C6" w:rsidRDefault="00341556">
      <w:pPr>
        <w:pStyle w:val="Heading1"/>
        <w:tabs>
          <w:tab w:val="center" w:pos="1029"/>
          <w:tab w:val="center" w:pos="2129"/>
        </w:tabs>
        <w:ind w:left="0" w:firstLine="0"/>
        <w:rPr>
          <w:lang w:val="en-US"/>
          <w:rPrChange w:id="703" w:author="Audun Stien" w:date="2022-05-25T11:53:00Z">
            <w:rPr/>
          </w:rPrChange>
        </w:rPr>
      </w:pPr>
      <w:r w:rsidRPr="00E634C6">
        <w:rPr>
          <w:sz w:val="22"/>
          <w:lang w:val="en-US"/>
          <w:rPrChange w:id="704" w:author="Audun Stien" w:date="2022-05-25T11:53:00Z">
            <w:rPr>
              <w:sz w:val="22"/>
            </w:rPr>
          </w:rPrChange>
        </w:rPr>
        <w:tab/>
      </w:r>
      <w:r w:rsidRPr="00E634C6">
        <w:rPr>
          <w:lang w:val="en-US"/>
          <w:rPrChange w:id="705" w:author="Audun Stien" w:date="2022-05-25T11:53:00Z">
            <w:rPr/>
          </w:rPrChange>
        </w:rPr>
        <w:t>7</w:t>
      </w:r>
      <w:r w:rsidRPr="00E634C6">
        <w:rPr>
          <w:lang w:val="en-US"/>
          <w:rPrChange w:id="706" w:author="Audun Stien" w:date="2022-05-25T11:53:00Z">
            <w:rPr/>
          </w:rPrChange>
        </w:rPr>
        <w:tab/>
        <w:t>Conclusions</w:t>
      </w:r>
    </w:p>
    <w:p w14:paraId="53F875F4" w14:textId="77777777" w:rsidR="00D33022" w:rsidRPr="00E634C6" w:rsidRDefault="00341556">
      <w:pPr>
        <w:spacing w:after="498"/>
        <w:ind w:left="952" w:right="942"/>
        <w:rPr>
          <w:lang w:val="en-US"/>
          <w:rPrChange w:id="707" w:author="Audun Stien" w:date="2022-05-25T11:53:00Z">
            <w:rPr/>
          </w:rPrChange>
        </w:rPr>
      </w:pPr>
      <w:r w:rsidRPr="00E634C6">
        <w:rPr>
          <w:lang w:val="en-US"/>
          <w:rPrChange w:id="708" w:author="Audun Stien" w:date="2022-05-25T11:53:00Z">
            <w:rPr/>
          </w:rPrChange>
        </w:rPr>
        <w:t>There is an increasing need to include cumulative impacts on environmental impact assessments and ecological studies. However, even when they are present, bringing concepts and theoretical frameworks into concrete and objective analyses to estimate cumulative impacts is often challenging and left to the responsibility of either the analysts or the regulators that review impact assessments (Johnson, 2011). Our approach offers resources for ecologists, environmental agencies, and stakeholders dealing with impact assessment to build concrete estimates of cumulative impacts of multiple features of an infrastructure and their zone influence. Even though the examples given here focused on animal space use, the cumulative effect approach we presented is applicable over a wide range of fields within ecology. Our formulation can be easily adapted to model other types of biological responses, such as population abundance (</w:t>
      </w:r>
      <w:proofErr w:type="gramStart"/>
      <w:r w:rsidRPr="00E634C6">
        <w:rPr>
          <w:lang w:val="en-US"/>
          <w:rPrChange w:id="709" w:author="Audun Stien" w:date="2022-05-25T11:53:00Z">
            <w:rPr/>
          </w:rPrChange>
        </w:rPr>
        <w:t>e.g.</w:t>
      </w:r>
      <w:proofErr w:type="gramEnd"/>
      <w:r w:rsidRPr="00E634C6">
        <w:rPr>
          <w:lang w:val="en-US"/>
          <w:rPrChange w:id="710" w:author="Audun Stien" w:date="2022-05-25T11:53:00Z">
            <w:rPr/>
          </w:rPrChange>
        </w:rPr>
        <w:t xml:space="preserve"> </w:t>
      </w:r>
      <w:proofErr w:type="spellStart"/>
      <w:r w:rsidRPr="00E634C6">
        <w:rPr>
          <w:lang w:val="en-US"/>
          <w:rPrChange w:id="711" w:author="Audun Stien" w:date="2022-05-25T11:53:00Z">
            <w:rPr/>
          </w:rPrChange>
        </w:rPr>
        <w:t>Ben´ıtez</w:t>
      </w:r>
      <w:proofErr w:type="spellEnd"/>
      <w:r w:rsidRPr="00E634C6">
        <w:rPr>
          <w:lang w:val="en-US"/>
          <w:rPrChange w:id="712" w:author="Audun Stien" w:date="2022-05-25T11:53:00Z">
            <w:rPr/>
          </w:rPrChange>
        </w:rPr>
        <w:t xml:space="preserve">-Lopez´ </w:t>
      </w:r>
      <w:r w:rsidRPr="00E634C6">
        <w:rPr>
          <w:i/>
          <w:lang w:val="en-US"/>
          <w:rPrChange w:id="713" w:author="Audun Stien" w:date="2022-05-25T11:53:00Z">
            <w:rPr>
              <w:i/>
            </w:rPr>
          </w:rPrChange>
        </w:rPr>
        <w:t>et al.</w:t>
      </w:r>
      <w:r w:rsidRPr="00E634C6">
        <w:rPr>
          <w:lang w:val="en-US"/>
          <w:rPrChange w:id="714" w:author="Audun Stien" w:date="2022-05-25T11:53:00Z">
            <w:rPr/>
          </w:rPrChange>
        </w:rPr>
        <w:t xml:space="preserve">, 2010), species richness (e.g. </w:t>
      </w:r>
      <w:proofErr w:type="spellStart"/>
      <w:r w:rsidRPr="00E634C6">
        <w:rPr>
          <w:lang w:val="en-US"/>
          <w:rPrChange w:id="715" w:author="Audun Stien" w:date="2022-05-25T11:53:00Z">
            <w:rPr/>
          </w:rPrChange>
        </w:rPr>
        <w:t>Ficetola</w:t>
      </w:r>
      <w:proofErr w:type="spellEnd"/>
      <w:r w:rsidRPr="00E634C6">
        <w:rPr>
          <w:lang w:val="en-US"/>
          <w:rPrChange w:id="716" w:author="Audun Stien" w:date="2022-05-25T11:53:00Z">
            <w:rPr/>
          </w:rPrChange>
        </w:rPr>
        <w:t xml:space="preserve"> &amp; </w:t>
      </w:r>
      <w:proofErr w:type="spellStart"/>
      <w:r w:rsidRPr="00E634C6">
        <w:rPr>
          <w:lang w:val="en-US"/>
          <w:rPrChange w:id="717" w:author="Audun Stien" w:date="2022-05-25T11:53:00Z">
            <w:rPr/>
          </w:rPrChange>
        </w:rPr>
        <w:t>Denoel</w:t>
      </w:r>
      <w:proofErr w:type="spellEnd"/>
      <w:r w:rsidRPr="00E634C6">
        <w:rPr>
          <w:lang w:val="en-US"/>
          <w:rPrChange w:id="718" w:author="Audun Stien" w:date="2022-05-25T11:53:00Z">
            <w:rPr/>
          </w:rPrChange>
        </w:rPr>
        <w:t>, 2009) or other measures of biological¨ diversity and ecological processes, with direct application in environmental and strategic impact assessment and integrated land use planning.</w:t>
      </w:r>
    </w:p>
    <w:p w14:paraId="7DD206E6" w14:textId="77777777" w:rsidR="00D33022" w:rsidRPr="00E634C6" w:rsidRDefault="00341556">
      <w:pPr>
        <w:pStyle w:val="Heading1"/>
        <w:ind w:left="952"/>
        <w:rPr>
          <w:lang w:val="en-US"/>
          <w:rPrChange w:id="719" w:author="Audun Stien" w:date="2022-05-25T11:53:00Z">
            <w:rPr/>
          </w:rPrChange>
        </w:rPr>
      </w:pPr>
      <w:r w:rsidRPr="00E634C6">
        <w:rPr>
          <w:lang w:val="en-US"/>
          <w:rPrChange w:id="720" w:author="Audun Stien" w:date="2022-05-25T11:53:00Z">
            <w:rPr/>
          </w:rPrChange>
        </w:rPr>
        <w:t>Acknowledgements</w:t>
      </w:r>
    </w:p>
    <w:p w14:paraId="7D5FB005" w14:textId="77777777" w:rsidR="00D33022" w:rsidRPr="00E634C6" w:rsidRDefault="00341556">
      <w:pPr>
        <w:spacing w:after="0"/>
        <w:ind w:left="952" w:right="942"/>
        <w:rPr>
          <w:lang w:val="en-US"/>
          <w:rPrChange w:id="721" w:author="Audun Stien" w:date="2022-05-25T11:53:00Z">
            <w:rPr/>
          </w:rPrChange>
        </w:rPr>
      </w:pPr>
      <w:r w:rsidRPr="00E634C6">
        <w:rPr>
          <w:lang w:val="en-US"/>
          <w:rPrChange w:id="722" w:author="Audun Stien" w:date="2022-05-25T11:53:00Z">
            <w:rPr/>
          </w:rPrChange>
        </w:rPr>
        <w:t xml:space="preserve">We thank C. Johnson for discussions on cumulative impact concepts, P. </w:t>
      </w:r>
      <w:proofErr w:type="spellStart"/>
      <w:r w:rsidRPr="00E634C6">
        <w:rPr>
          <w:lang w:val="en-US"/>
          <w:rPrChange w:id="723" w:author="Audun Stien" w:date="2022-05-25T11:53:00Z">
            <w:rPr/>
          </w:rPrChange>
        </w:rPr>
        <w:t>Dodonov</w:t>
      </w:r>
      <w:proofErr w:type="spellEnd"/>
      <w:r w:rsidRPr="00E634C6">
        <w:rPr>
          <w:lang w:val="en-US"/>
          <w:rPrChange w:id="724" w:author="Audun Stien" w:date="2022-05-25T11:53:00Z">
            <w:rPr/>
          </w:rPrChange>
        </w:rPr>
        <w:t xml:space="preserve">, M.H. </w:t>
      </w:r>
      <w:proofErr w:type="spellStart"/>
      <w:r w:rsidRPr="00E634C6">
        <w:rPr>
          <w:lang w:val="en-US"/>
          <w:rPrChange w:id="725" w:author="Audun Stien" w:date="2022-05-25T11:53:00Z">
            <w:rPr/>
          </w:rPrChange>
        </w:rPr>
        <w:t>Vancine</w:t>
      </w:r>
      <w:proofErr w:type="spellEnd"/>
      <w:r w:rsidRPr="00E634C6">
        <w:rPr>
          <w:lang w:val="en-US"/>
          <w:rPrChange w:id="726" w:author="Audun Stien" w:date="2022-05-25T11:53:00Z">
            <w:rPr/>
          </w:rPrChange>
        </w:rPr>
        <w:t xml:space="preserve">, and J. </w:t>
      </w:r>
      <w:proofErr w:type="spellStart"/>
      <w:r w:rsidRPr="00E634C6">
        <w:rPr>
          <w:lang w:val="en-US"/>
          <w:rPrChange w:id="727" w:author="Audun Stien" w:date="2022-05-25T11:53:00Z">
            <w:rPr/>
          </w:rPrChange>
        </w:rPr>
        <w:t>Nowosad</w:t>
      </w:r>
      <w:proofErr w:type="spellEnd"/>
      <w:r w:rsidRPr="00E634C6">
        <w:rPr>
          <w:lang w:val="en-US"/>
          <w:rPrChange w:id="728" w:author="Audun Stien" w:date="2022-05-25T11:53:00Z">
            <w:rPr/>
          </w:rPrChange>
        </w:rPr>
        <w:t xml:space="preserve"> for discussion around the implementation </w:t>
      </w:r>
      <w:proofErr w:type="spellStart"/>
      <w:r w:rsidRPr="00E634C6">
        <w:rPr>
          <w:lang w:val="en-US"/>
          <w:rPrChange w:id="729" w:author="Audun Stien" w:date="2022-05-25T11:53:00Z">
            <w:rPr/>
          </w:rPrChange>
        </w:rPr>
        <w:t>ZoI</w:t>
      </w:r>
      <w:proofErr w:type="spellEnd"/>
      <w:r w:rsidRPr="00E634C6">
        <w:rPr>
          <w:lang w:val="en-US"/>
          <w:rPrChange w:id="730" w:author="Audun Stien" w:date="2022-05-25T11:53:00Z">
            <w:rPr/>
          </w:rPrChange>
        </w:rPr>
        <w:t xml:space="preserve"> metrics in R, R. </w:t>
      </w:r>
      <w:proofErr w:type="spellStart"/>
      <w:r w:rsidRPr="00E634C6">
        <w:rPr>
          <w:lang w:val="en-US"/>
          <w:rPrChange w:id="731" w:author="Audun Stien" w:date="2022-05-25T11:53:00Z">
            <w:rPr/>
          </w:rPrChange>
        </w:rPr>
        <w:t>Muylaert</w:t>
      </w:r>
      <w:proofErr w:type="spellEnd"/>
      <w:r w:rsidRPr="00E634C6">
        <w:rPr>
          <w:lang w:val="en-US"/>
          <w:rPrChange w:id="732" w:author="Audun Stien" w:date="2022-05-25T11:53:00Z">
            <w:rPr/>
          </w:rPrChange>
        </w:rPr>
        <w:t xml:space="preserve"> for a critical review of the text, and E. </w:t>
      </w:r>
      <w:proofErr w:type="spellStart"/>
      <w:r w:rsidRPr="00E634C6">
        <w:rPr>
          <w:lang w:val="en-US"/>
          <w:rPrChange w:id="733" w:author="Audun Stien" w:date="2022-05-25T11:53:00Z">
            <w:rPr/>
          </w:rPrChange>
        </w:rPr>
        <w:t>Gurarie</w:t>
      </w:r>
      <w:proofErr w:type="spellEnd"/>
      <w:r w:rsidRPr="00E634C6">
        <w:rPr>
          <w:lang w:val="en-US"/>
          <w:rPrChange w:id="734" w:author="Audun Stien" w:date="2022-05-25T11:53:00Z">
            <w:rPr/>
          </w:rPrChange>
        </w:rPr>
        <w:t xml:space="preserve"> for the incentive and teachings on how to build an R package. We also thank </w:t>
      </w:r>
      <w:r w:rsidRPr="00E634C6">
        <w:rPr>
          <w:lang w:val="en-US"/>
          <w:rPrChange w:id="735" w:author="Audun Stien" w:date="2022-05-25T11:53:00Z">
            <w:rPr/>
          </w:rPrChange>
        </w:rPr>
        <w:lastRenderedPageBreak/>
        <w:t>everyone at NINA responsible for the GPS data collection and management. The work presented here is the result of large projects supported by the Research Council of Norway (</w:t>
      </w:r>
      <w:proofErr w:type="spellStart"/>
      <w:r w:rsidRPr="00E634C6">
        <w:rPr>
          <w:lang w:val="en-US"/>
          <w:rPrChange w:id="736" w:author="Audun Stien" w:date="2022-05-25T11:53:00Z">
            <w:rPr/>
          </w:rPrChange>
        </w:rPr>
        <w:t>OneImpact</w:t>
      </w:r>
      <w:proofErr w:type="spellEnd"/>
      <w:r w:rsidRPr="00E634C6">
        <w:rPr>
          <w:lang w:val="en-US"/>
          <w:rPrChange w:id="737" w:author="Audun Stien" w:date="2022-05-25T11:53:00Z">
            <w:rPr/>
          </w:rPrChange>
        </w:rPr>
        <w:t xml:space="preserve">, </w:t>
      </w:r>
      <w:proofErr w:type="spellStart"/>
      <w:r w:rsidRPr="00E634C6">
        <w:rPr>
          <w:lang w:val="en-US"/>
          <w:rPrChange w:id="738" w:author="Audun Stien" w:date="2022-05-25T11:53:00Z">
            <w:rPr/>
          </w:rPrChange>
        </w:rPr>
        <w:t>RenewableReindeer</w:t>
      </w:r>
      <w:proofErr w:type="spellEnd"/>
      <w:r w:rsidRPr="00E634C6">
        <w:rPr>
          <w:lang w:val="en-US"/>
          <w:rPrChange w:id="739" w:author="Audun Stien" w:date="2022-05-25T11:53:00Z">
            <w:rPr/>
          </w:rPrChange>
        </w:rPr>
        <w:t xml:space="preserve">, </w:t>
      </w:r>
      <w:proofErr w:type="spellStart"/>
      <w:r w:rsidRPr="00E634C6">
        <w:rPr>
          <w:lang w:val="en-US"/>
          <w:rPrChange w:id="740" w:author="Audun Stien" w:date="2022-05-25T11:53:00Z">
            <w:rPr/>
          </w:rPrChange>
        </w:rPr>
        <w:t>ProdChange</w:t>
      </w:r>
      <w:proofErr w:type="spellEnd"/>
      <w:r w:rsidRPr="00E634C6">
        <w:rPr>
          <w:lang w:val="en-US"/>
          <w:rPrChange w:id="741" w:author="Audun Stien" w:date="2022-05-25T11:53:00Z">
            <w:rPr/>
          </w:rPrChange>
        </w:rPr>
        <w:t xml:space="preserve">). BBN, AS, PS, and MA were also supported by a grant from the Swedish Energy Agency within the research </w:t>
      </w:r>
      <w:proofErr w:type="spellStart"/>
      <w:r w:rsidRPr="00E634C6">
        <w:rPr>
          <w:lang w:val="en-US"/>
          <w:rPrChange w:id="742" w:author="Audun Stien" w:date="2022-05-25T11:53:00Z">
            <w:rPr/>
          </w:rPrChange>
        </w:rPr>
        <w:t>programme</w:t>
      </w:r>
      <w:proofErr w:type="spellEnd"/>
      <w:r w:rsidRPr="00E634C6">
        <w:rPr>
          <w:lang w:val="en-US"/>
          <w:rPrChange w:id="743" w:author="Audun Stien" w:date="2022-05-25T11:53:00Z">
            <w:rPr/>
          </w:rPrChange>
        </w:rPr>
        <w:t xml:space="preserve"> </w:t>
      </w:r>
      <w:proofErr w:type="spellStart"/>
      <w:r w:rsidRPr="00E634C6">
        <w:rPr>
          <w:lang w:val="en-US"/>
          <w:rPrChange w:id="744" w:author="Audun Stien" w:date="2022-05-25T11:53:00Z">
            <w:rPr/>
          </w:rPrChange>
        </w:rPr>
        <w:t>Vindval</w:t>
      </w:r>
      <w:proofErr w:type="spellEnd"/>
      <w:r w:rsidRPr="00E634C6">
        <w:rPr>
          <w:lang w:val="en-US"/>
          <w:rPrChange w:id="745" w:author="Audun Stien" w:date="2022-05-25T11:53:00Z">
            <w:rPr/>
          </w:rPrChange>
        </w:rPr>
        <w:t xml:space="preserve"> (grant n. 46780-1) and by project </w:t>
      </w:r>
      <w:proofErr w:type="spellStart"/>
      <w:r w:rsidRPr="00E634C6">
        <w:rPr>
          <w:lang w:val="en-US"/>
          <w:rPrChange w:id="746" w:author="Audun Stien" w:date="2022-05-25T11:53:00Z">
            <w:rPr/>
          </w:rPrChange>
        </w:rPr>
        <w:t>MineDeer</w:t>
      </w:r>
      <w:proofErr w:type="spellEnd"/>
      <w:r w:rsidRPr="00E634C6">
        <w:rPr>
          <w:lang w:val="en-US"/>
          <w:rPrChange w:id="747" w:author="Audun Stien" w:date="2022-05-25T11:53:00Z">
            <w:rPr/>
          </w:rPrChange>
        </w:rPr>
        <w:t xml:space="preserve"> (</w:t>
      </w:r>
      <w:proofErr w:type="spellStart"/>
      <w:r w:rsidRPr="00E634C6">
        <w:rPr>
          <w:lang w:val="en-US"/>
          <w:rPrChange w:id="748" w:author="Audun Stien" w:date="2022-05-25T11:53:00Z">
            <w:rPr/>
          </w:rPrChange>
        </w:rPr>
        <w:t>Vinnova</w:t>
      </w:r>
      <w:proofErr w:type="spellEnd"/>
      <w:r w:rsidRPr="00E634C6">
        <w:rPr>
          <w:lang w:val="en-US"/>
          <w:rPrChange w:id="749" w:author="Audun Stien" w:date="2022-05-25T11:53:00Z">
            <w:rPr/>
          </w:rPrChange>
        </w:rPr>
        <w:t xml:space="preserve"> project n.</w:t>
      </w:r>
    </w:p>
    <w:p w14:paraId="5AF0A36E" w14:textId="77777777" w:rsidR="00D33022" w:rsidRPr="00E634C6" w:rsidRDefault="00341556">
      <w:pPr>
        <w:spacing w:after="523"/>
        <w:ind w:left="952" w:right="942"/>
        <w:rPr>
          <w:lang w:val="en-US"/>
          <w:rPrChange w:id="750" w:author="Audun Stien" w:date="2022-05-25T11:53:00Z">
            <w:rPr/>
          </w:rPrChange>
        </w:rPr>
      </w:pPr>
      <w:r w:rsidRPr="00E634C6">
        <w:rPr>
          <w:lang w:val="en-US"/>
          <w:rPrChange w:id="751" w:author="Audun Stien" w:date="2022-05-25T11:53:00Z">
            <w:rPr/>
          </w:rPrChange>
        </w:rPr>
        <w:t>2019-05191).</w:t>
      </w:r>
    </w:p>
    <w:p w14:paraId="5CBA974A" w14:textId="77777777" w:rsidR="00D33022" w:rsidRPr="00E634C6" w:rsidRDefault="00341556">
      <w:pPr>
        <w:spacing w:after="231" w:line="259" w:lineRule="auto"/>
        <w:ind w:left="952" w:right="0"/>
        <w:jc w:val="left"/>
        <w:rPr>
          <w:lang w:val="en-US"/>
          <w:rPrChange w:id="752" w:author="Audun Stien" w:date="2022-05-25T11:53:00Z">
            <w:rPr/>
          </w:rPrChange>
        </w:rPr>
      </w:pPr>
      <w:r w:rsidRPr="00E634C6">
        <w:rPr>
          <w:sz w:val="29"/>
          <w:lang w:val="en-US"/>
          <w:rPrChange w:id="753" w:author="Audun Stien" w:date="2022-05-25T11:53:00Z">
            <w:rPr>
              <w:sz w:val="29"/>
            </w:rPr>
          </w:rPrChange>
        </w:rPr>
        <w:t>Conflicts of Interest</w:t>
      </w:r>
    </w:p>
    <w:p w14:paraId="7D4AD409" w14:textId="77777777" w:rsidR="00D33022" w:rsidRPr="00E634C6" w:rsidRDefault="00341556">
      <w:pPr>
        <w:spacing w:line="259" w:lineRule="auto"/>
        <w:ind w:left="952" w:right="942"/>
        <w:rPr>
          <w:lang w:val="en-US"/>
          <w:rPrChange w:id="754" w:author="Audun Stien" w:date="2022-05-25T11:53:00Z">
            <w:rPr/>
          </w:rPrChange>
        </w:rPr>
      </w:pPr>
      <w:r w:rsidRPr="00E634C6">
        <w:rPr>
          <w:lang w:val="en-US"/>
          <w:rPrChange w:id="755" w:author="Audun Stien" w:date="2022-05-25T11:53:00Z">
            <w:rPr/>
          </w:rPrChange>
        </w:rPr>
        <w:t>The authors declare no conflicts of interest.</w:t>
      </w:r>
    </w:p>
    <w:p w14:paraId="3AB55B86" w14:textId="77777777" w:rsidR="00D33022" w:rsidRPr="00E634C6" w:rsidRDefault="00341556">
      <w:pPr>
        <w:pStyle w:val="Heading1"/>
        <w:ind w:left="952"/>
        <w:rPr>
          <w:lang w:val="en-US"/>
          <w:rPrChange w:id="756" w:author="Audun Stien" w:date="2022-05-25T11:53:00Z">
            <w:rPr/>
          </w:rPrChange>
        </w:rPr>
      </w:pPr>
      <w:r w:rsidRPr="00E634C6">
        <w:rPr>
          <w:lang w:val="en-US"/>
          <w:rPrChange w:id="757" w:author="Audun Stien" w:date="2022-05-25T11:53:00Z">
            <w:rPr/>
          </w:rPrChange>
        </w:rPr>
        <w:t>Authors’ contributions</w:t>
      </w:r>
    </w:p>
    <w:p w14:paraId="5A850011" w14:textId="77777777" w:rsidR="00D33022" w:rsidRPr="00E634C6" w:rsidRDefault="00341556">
      <w:pPr>
        <w:spacing w:after="498"/>
        <w:ind w:left="952" w:right="942"/>
        <w:rPr>
          <w:lang w:val="en-US"/>
          <w:rPrChange w:id="758" w:author="Audun Stien" w:date="2022-05-25T11:53:00Z">
            <w:rPr/>
          </w:rPrChange>
        </w:rPr>
      </w:pPr>
      <w:r w:rsidRPr="00E634C6">
        <w:rPr>
          <w:lang w:val="en-US"/>
          <w:rPrChange w:id="759" w:author="Audun Stien" w:date="2022-05-25T11:53:00Z">
            <w:rPr/>
          </w:rPrChange>
        </w:rPr>
        <w:t xml:space="preserve">BBN, BVM, and MP conceived the idea and designed the methods, with contributions from TT, </w:t>
      </w:r>
      <w:proofErr w:type="spellStart"/>
      <w:r w:rsidRPr="00E634C6">
        <w:rPr>
          <w:lang w:val="en-US"/>
          <w:rPrChange w:id="760" w:author="Audun Stien" w:date="2022-05-25T11:53:00Z">
            <w:rPr/>
          </w:rPrChange>
        </w:rPr>
        <w:t>ASt</w:t>
      </w:r>
      <w:proofErr w:type="spellEnd"/>
      <w:r w:rsidRPr="00E634C6">
        <w:rPr>
          <w:lang w:val="en-US"/>
          <w:rPrChange w:id="761" w:author="Audun Stien" w:date="2022-05-25T11:53:00Z">
            <w:rPr/>
          </w:rPrChange>
        </w:rPr>
        <w:t xml:space="preserve">, MA, and </w:t>
      </w:r>
      <w:proofErr w:type="spellStart"/>
      <w:r w:rsidRPr="00E634C6">
        <w:rPr>
          <w:lang w:val="en-US"/>
          <w:rPrChange w:id="762" w:author="Audun Stien" w:date="2022-05-25T11:53:00Z">
            <w:rPr/>
          </w:rPrChange>
        </w:rPr>
        <w:t>ASk</w:t>
      </w:r>
      <w:proofErr w:type="spellEnd"/>
      <w:r w:rsidRPr="00E634C6">
        <w:rPr>
          <w:lang w:val="en-US"/>
          <w:rPrChange w:id="763" w:author="Audun Stien" w:date="2022-05-25T11:53:00Z">
            <w:rPr/>
          </w:rPrChange>
        </w:rPr>
        <w:t xml:space="preserve">; BBN, BVM, MP, TT, KL, and OS collected and provided the data; BBN, BVM, and MP analyzed the data and interpreted the results; BBN and BVM led the writing of the manuscript. All authors contributed critically </w:t>
      </w:r>
      <w:proofErr w:type="gramStart"/>
      <w:r w:rsidRPr="00E634C6">
        <w:rPr>
          <w:lang w:val="en-US"/>
          <w:rPrChange w:id="764" w:author="Audun Stien" w:date="2022-05-25T11:53:00Z">
            <w:rPr/>
          </w:rPrChange>
        </w:rPr>
        <w:t>in</w:t>
      </w:r>
      <w:proofErr w:type="gramEnd"/>
      <w:r w:rsidRPr="00E634C6">
        <w:rPr>
          <w:lang w:val="en-US"/>
          <w:rPrChange w:id="765" w:author="Audun Stien" w:date="2022-05-25T11:53:00Z">
            <w:rPr/>
          </w:rPrChange>
        </w:rPr>
        <w:t xml:space="preserve"> discussions and to the drafts, and gave final approval for publication.</w:t>
      </w:r>
    </w:p>
    <w:p w14:paraId="3B606497" w14:textId="77777777" w:rsidR="00D33022" w:rsidRPr="00E634C6" w:rsidRDefault="00341556">
      <w:pPr>
        <w:pStyle w:val="Heading1"/>
        <w:ind w:left="952"/>
        <w:rPr>
          <w:lang w:val="en-US"/>
          <w:rPrChange w:id="766" w:author="Audun Stien" w:date="2022-05-25T11:53:00Z">
            <w:rPr/>
          </w:rPrChange>
        </w:rPr>
      </w:pPr>
      <w:r w:rsidRPr="00E634C6">
        <w:rPr>
          <w:lang w:val="en-US"/>
          <w:rPrChange w:id="767" w:author="Audun Stien" w:date="2022-05-25T11:53:00Z">
            <w:rPr/>
          </w:rPrChange>
        </w:rPr>
        <w:t>Data availability statement</w:t>
      </w:r>
    </w:p>
    <w:p w14:paraId="7BFFDB94" w14:textId="77777777" w:rsidR="00D33022" w:rsidRPr="00E634C6" w:rsidRDefault="00341556">
      <w:pPr>
        <w:spacing w:after="7"/>
        <w:ind w:left="952" w:right="561"/>
        <w:rPr>
          <w:lang w:val="en-US"/>
          <w:rPrChange w:id="768" w:author="Audun Stien" w:date="2022-05-25T11:53:00Z">
            <w:rPr/>
          </w:rPrChange>
        </w:rPr>
      </w:pPr>
      <w:r w:rsidRPr="00E634C6">
        <w:rPr>
          <w:lang w:val="en-US"/>
          <w:rPrChange w:id="769" w:author="Audun Stien" w:date="2022-05-25T11:53:00Z">
            <w:rPr/>
          </w:rPrChange>
        </w:rPr>
        <w:t xml:space="preserve">GPS data is archived in </w:t>
      </w:r>
      <w:proofErr w:type="spellStart"/>
      <w:r w:rsidRPr="00E634C6">
        <w:rPr>
          <w:lang w:val="en-US"/>
          <w:rPrChange w:id="770" w:author="Audun Stien" w:date="2022-05-25T11:53:00Z">
            <w:rPr/>
          </w:rPrChange>
        </w:rPr>
        <w:t>Movebank</w:t>
      </w:r>
      <w:proofErr w:type="spellEnd"/>
      <w:r w:rsidRPr="00E634C6">
        <w:rPr>
          <w:lang w:val="en-US"/>
          <w:rPrChange w:id="771" w:author="Audun Stien" w:date="2022-05-25T11:53:00Z">
            <w:rPr/>
          </w:rPrChange>
        </w:rPr>
        <w:t xml:space="preserve"> (www.movebank.org) and might be accessed upon request. All environmental data was retrieved from public repositories. The </w:t>
      </w:r>
      <w:proofErr w:type="spellStart"/>
      <w:r w:rsidRPr="00E634C6">
        <w:rPr>
          <w:lang w:val="en-US"/>
          <w:rPrChange w:id="772" w:author="Audun Stien" w:date="2022-05-25T11:53:00Z">
            <w:rPr/>
          </w:rPrChange>
        </w:rPr>
        <w:t>oneimpact</w:t>
      </w:r>
      <w:proofErr w:type="spellEnd"/>
      <w:r w:rsidRPr="00E634C6">
        <w:rPr>
          <w:lang w:val="en-US"/>
          <w:rPrChange w:id="773" w:author="Audun Stien" w:date="2022-05-25T11:53:00Z">
            <w:rPr/>
          </w:rPrChange>
        </w:rPr>
        <w:t xml:space="preserve"> package is open and available at </w:t>
      </w:r>
      <w:proofErr w:type="spellStart"/>
      <w:r w:rsidRPr="00E634C6">
        <w:rPr>
          <w:lang w:val="en-US"/>
          <w:rPrChange w:id="774" w:author="Audun Stien" w:date="2022-05-25T11:53:00Z">
            <w:rPr/>
          </w:rPrChange>
        </w:rPr>
        <w:t>github</w:t>
      </w:r>
      <w:proofErr w:type="spellEnd"/>
      <w:r w:rsidRPr="00E634C6">
        <w:rPr>
          <w:lang w:val="en-US"/>
          <w:rPrChange w:id="775" w:author="Audun Stien" w:date="2022-05-25T11:53:00Z">
            <w:rPr/>
          </w:rPrChange>
        </w:rPr>
        <w:t>. com/</w:t>
      </w:r>
      <w:proofErr w:type="spellStart"/>
      <w:r w:rsidRPr="00E634C6">
        <w:rPr>
          <w:lang w:val="en-US"/>
          <w:rPrChange w:id="776" w:author="Audun Stien" w:date="2022-05-25T11:53:00Z">
            <w:rPr/>
          </w:rPrChange>
        </w:rPr>
        <w:t>NINAnor</w:t>
      </w:r>
      <w:proofErr w:type="spellEnd"/>
      <w:r w:rsidRPr="00E634C6">
        <w:rPr>
          <w:lang w:val="en-US"/>
          <w:rPrChange w:id="777" w:author="Audun Stien" w:date="2022-05-25T11:53:00Z">
            <w:rPr/>
          </w:rPrChange>
        </w:rPr>
        <w:t>/</w:t>
      </w:r>
      <w:proofErr w:type="spellStart"/>
      <w:r w:rsidRPr="00E634C6">
        <w:rPr>
          <w:lang w:val="en-US"/>
          <w:rPrChange w:id="778" w:author="Audun Stien" w:date="2022-05-25T11:53:00Z">
            <w:rPr/>
          </w:rPrChange>
        </w:rPr>
        <w:t>oneimpact</w:t>
      </w:r>
      <w:proofErr w:type="spellEnd"/>
      <w:r w:rsidRPr="00E634C6">
        <w:rPr>
          <w:lang w:val="en-US"/>
          <w:rPrChange w:id="779" w:author="Audun Stien" w:date="2022-05-25T11:53:00Z">
            <w:rPr/>
          </w:rPrChange>
        </w:rPr>
        <w:t xml:space="preserve">, and all scripts used in the analyses are available in the </w:t>
      </w:r>
      <w:proofErr w:type="spellStart"/>
      <w:r w:rsidRPr="00E634C6">
        <w:rPr>
          <w:lang w:val="en-US"/>
          <w:rPrChange w:id="780" w:author="Audun Stien" w:date="2022-05-25T11:53:00Z">
            <w:rPr/>
          </w:rPrChange>
        </w:rPr>
        <w:t>Github</w:t>
      </w:r>
      <w:proofErr w:type="spellEnd"/>
      <w:r w:rsidRPr="00E634C6">
        <w:rPr>
          <w:lang w:val="en-US"/>
          <w:rPrChange w:id="781" w:author="Audun Stien" w:date="2022-05-25T11:53:00Z">
            <w:rPr/>
          </w:rPrChange>
        </w:rPr>
        <w:t xml:space="preserve"> repository github.com/</w:t>
      </w:r>
      <w:proofErr w:type="spellStart"/>
      <w:r w:rsidRPr="00E634C6">
        <w:rPr>
          <w:lang w:val="en-US"/>
          <w:rPrChange w:id="782" w:author="Audun Stien" w:date="2022-05-25T11:53:00Z">
            <w:rPr/>
          </w:rPrChange>
        </w:rPr>
        <w:t>bniebuhr</w:t>
      </w:r>
      <w:proofErr w:type="spellEnd"/>
      <w:r w:rsidRPr="00E634C6">
        <w:rPr>
          <w:lang w:val="en-US"/>
          <w:rPrChange w:id="783" w:author="Audun Stien" w:date="2022-05-25T11:53:00Z">
            <w:rPr/>
          </w:rPrChange>
        </w:rPr>
        <w:t>/</w:t>
      </w:r>
      <w:proofErr w:type="spellStart"/>
      <w:r w:rsidRPr="00E634C6">
        <w:rPr>
          <w:lang w:val="en-US"/>
          <w:rPrChange w:id="784" w:author="Audun Stien" w:date="2022-05-25T11:53:00Z">
            <w:rPr/>
          </w:rPrChange>
        </w:rPr>
        <w:t>cumulative_influence_paper</w:t>
      </w:r>
      <w:proofErr w:type="spellEnd"/>
      <w:r w:rsidRPr="00E634C6">
        <w:rPr>
          <w:lang w:val="en-US"/>
          <w:rPrChange w:id="785" w:author="Audun Stien" w:date="2022-05-25T11:53:00Z">
            <w:rPr/>
          </w:rPrChange>
        </w:rPr>
        <w:t xml:space="preserve"> (to be made public upon the acceptance</w:t>
      </w:r>
    </w:p>
    <w:p w14:paraId="2197BE18" w14:textId="77777777" w:rsidR="00D33022" w:rsidRPr="00E634C6" w:rsidRDefault="00341556">
      <w:pPr>
        <w:spacing w:after="523"/>
        <w:ind w:left="952" w:right="942"/>
        <w:rPr>
          <w:lang w:val="en-US"/>
          <w:rPrChange w:id="786" w:author="Audun Stien" w:date="2022-05-25T11:53:00Z">
            <w:rPr/>
          </w:rPrChange>
        </w:rPr>
      </w:pPr>
      <w:r w:rsidRPr="00E634C6">
        <w:rPr>
          <w:lang w:val="en-US"/>
          <w:rPrChange w:id="787" w:author="Audun Stien" w:date="2022-05-25T11:53:00Z">
            <w:rPr/>
          </w:rPrChange>
        </w:rPr>
        <w:t>of the manuscript).</w:t>
      </w:r>
    </w:p>
    <w:p w14:paraId="556465F9" w14:textId="77777777" w:rsidR="00D33022" w:rsidRPr="00E634C6" w:rsidRDefault="00341556">
      <w:pPr>
        <w:pStyle w:val="Heading1"/>
        <w:ind w:left="952"/>
        <w:rPr>
          <w:lang w:val="en-US"/>
          <w:rPrChange w:id="788" w:author="Audun Stien" w:date="2022-05-25T11:53:00Z">
            <w:rPr/>
          </w:rPrChange>
        </w:rPr>
      </w:pPr>
      <w:r w:rsidRPr="00E634C6">
        <w:rPr>
          <w:lang w:val="en-US"/>
          <w:rPrChange w:id="789" w:author="Audun Stien" w:date="2022-05-25T11:53:00Z">
            <w:rPr/>
          </w:rPrChange>
        </w:rPr>
        <w:t>Supplementary Material</w:t>
      </w:r>
    </w:p>
    <w:p w14:paraId="07A8F7B3" w14:textId="77777777" w:rsidR="00D33022" w:rsidRPr="00E634C6" w:rsidRDefault="00341556">
      <w:pPr>
        <w:spacing w:line="259" w:lineRule="auto"/>
        <w:ind w:left="952" w:right="942"/>
        <w:rPr>
          <w:lang w:val="en-US"/>
          <w:rPrChange w:id="790" w:author="Audun Stien" w:date="2022-05-25T11:53:00Z">
            <w:rPr/>
          </w:rPrChange>
        </w:rPr>
      </w:pPr>
      <w:r w:rsidRPr="00E634C6">
        <w:rPr>
          <w:lang w:val="en-US"/>
          <w:rPrChange w:id="791" w:author="Audun Stien" w:date="2022-05-25T11:53:00Z">
            <w:rPr/>
          </w:rPrChange>
        </w:rPr>
        <w:t>Appendix A. Additional definitions and derivations for influence functions.</w:t>
      </w:r>
    </w:p>
    <w:p w14:paraId="78333343" w14:textId="77777777" w:rsidR="00D33022" w:rsidRPr="00E634C6" w:rsidRDefault="00341556">
      <w:pPr>
        <w:spacing w:after="0"/>
        <w:ind w:left="952" w:right="942"/>
        <w:rPr>
          <w:lang w:val="en-US"/>
          <w:rPrChange w:id="792" w:author="Audun Stien" w:date="2022-05-25T11:53:00Z">
            <w:rPr/>
          </w:rPrChange>
        </w:rPr>
      </w:pPr>
      <w:r w:rsidRPr="00E634C6">
        <w:rPr>
          <w:lang w:val="en-US"/>
          <w:rPrChange w:id="793" w:author="Audun Stien" w:date="2022-05-25T11:53:00Z">
            <w:rPr/>
          </w:rPrChange>
        </w:rPr>
        <w:t xml:space="preserve">Appendix B. Comparing the </w:t>
      </w:r>
      <w:proofErr w:type="spellStart"/>
      <w:r w:rsidRPr="00E634C6">
        <w:rPr>
          <w:lang w:val="en-US"/>
          <w:rPrChange w:id="794" w:author="Audun Stien" w:date="2022-05-25T11:53:00Z">
            <w:rPr/>
          </w:rPrChange>
        </w:rPr>
        <w:t>the</w:t>
      </w:r>
      <w:proofErr w:type="spellEnd"/>
      <w:r w:rsidRPr="00E634C6">
        <w:rPr>
          <w:lang w:val="en-US"/>
          <w:rPrChange w:id="795" w:author="Audun Stien" w:date="2022-05-25T11:53:00Z">
            <w:rPr/>
          </w:rPrChange>
        </w:rPr>
        <w:t xml:space="preserve"> influence of the nearest feature with the cumulative influence of multiple features</w:t>
      </w:r>
    </w:p>
    <w:p w14:paraId="5F429C1B" w14:textId="77777777" w:rsidR="00D33022" w:rsidRPr="00E634C6" w:rsidRDefault="00341556">
      <w:pPr>
        <w:spacing w:after="18"/>
        <w:ind w:left="952" w:right="942"/>
        <w:rPr>
          <w:lang w:val="en-US"/>
          <w:rPrChange w:id="796" w:author="Audun Stien" w:date="2022-05-25T11:53:00Z">
            <w:rPr/>
          </w:rPrChange>
        </w:rPr>
      </w:pPr>
      <w:r w:rsidRPr="00E634C6">
        <w:rPr>
          <w:lang w:val="en-US"/>
          <w:rPrChange w:id="797" w:author="Audun Stien" w:date="2022-05-25T11:53:00Z">
            <w:rPr/>
          </w:rPrChange>
        </w:rPr>
        <w:t xml:space="preserve">Appendix C. Cumulative effects of infrastructure on reindeer space use: fitting habitat selection models Appendix D. Getting started with </w:t>
      </w:r>
      <w:proofErr w:type="spellStart"/>
      <w:r w:rsidRPr="00E634C6">
        <w:rPr>
          <w:lang w:val="en-US"/>
          <w:rPrChange w:id="798" w:author="Audun Stien" w:date="2022-05-25T11:53:00Z">
            <w:rPr/>
          </w:rPrChange>
        </w:rPr>
        <w:t>oneimpact</w:t>
      </w:r>
      <w:proofErr w:type="spellEnd"/>
      <w:r w:rsidRPr="00E634C6">
        <w:rPr>
          <w:lang w:val="en-US"/>
          <w:rPrChange w:id="799" w:author="Audun Stien" w:date="2022-05-25T11:53:00Z">
            <w:rPr/>
          </w:rPrChange>
        </w:rPr>
        <w:t>.</w:t>
      </w:r>
    </w:p>
    <w:p w14:paraId="196BA0F0" w14:textId="77777777" w:rsidR="00D33022" w:rsidRPr="00E634C6" w:rsidRDefault="00341556">
      <w:pPr>
        <w:spacing w:after="530"/>
        <w:ind w:left="952" w:right="942"/>
        <w:rPr>
          <w:lang w:val="en-US"/>
          <w:rPrChange w:id="800" w:author="Audun Stien" w:date="2022-05-25T11:53:00Z">
            <w:rPr/>
          </w:rPrChange>
        </w:rPr>
      </w:pPr>
      <w:r w:rsidRPr="00E634C6">
        <w:rPr>
          <w:lang w:val="en-US"/>
          <w:rPrChange w:id="801" w:author="Audun Stien" w:date="2022-05-25T11:53:00Z">
            <w:rPr/>
          </w:rPrChange>
        </w:rPr>
        <w:lastRenderedPageBreak/>
        <w:t xml:space="preserve">Appendix E. Calculating cumulative influence in GRASS GIS using the </w:t>
      </w:r>
      <w:proofErr w:type="spellStart"/>
      <w:r w:rsidRPr="00E634C6">
        <w:rPr>
          <w:lang w:val="en-US"/>
          <w:rPrChange w:id="802" w:author="Audun Stien" w:date="2022-05-25T11:53:00Z">
            <w:rPr/>
          </w:rPrChange>
        </w:rPr>
        <w:t>oneimpact</w:t>
      </w:r>
      <w:proofErr w:type="spellEnd"/>
      <w:r w:rsidRPr="00E634C6">
        <w:rPr>
          <w:lang w:val="en-US"/>
          <w:rPrChange w:id="803" w:author="Audun Stien" w:date="2022-05-25T11:53:00Z">
            <w:rPr/>
          </w:rPrChange>
        </w:rPr>
        <w:t xml:space="preserve"> package in R.</w:t>
      </w:r>
    </w:p>
    <w:p w14:paraId="5109C498" w14:textId="77777777" w:rsidR="00D33022" w:rsidRPr="00E634C6" w:rsidRDefault="00341556">
      <w:pPr>
        <w:pStyle w:val="Heading1"/>
        <w:ind w:left="952"/>
        <w:rPr>
          <w:lang w:val="en-US"/>
          <w:rPrChange w:id="804" w:author="Audun Stien" w:date="2022-05-25T11:53:00Z">
            <w:rPr/>
          </w:rPrChange>
        </w:rPr>
      </w:pPr>
      <w:r w:rsidRPr="00E634C6">
        <w:rPr>
          <w:lang w:val="en-US"/>
          <w:rPrChange w:id="805" w:author="Audun Stien" w:date="2022-05-25T11:53:00Z">
            <w:rPr/>
          </w:rPrChange>
        </w:rPr>
        <w:t>References</w:t>
      </w:r>
    </w:p>
    <w:p w14:paraId="7EC7D7E7" w14:textId="77777777" w:rsidR="00D33022" w:rsidRPr="00E634C6" w:rsidRDefault="00341556">
      <w:pPr>
        <w:ind w:left="1141" w:right="942" w:hanging="199"/>
        <w:rPr>
          <w:lang w:val="en-US"/>
          <w:rPrChange w:id="806" w:author="Audun Stien" w:date="2022-05-25T11:53:00Z">
            <w:rPr/>
          </w:rPrChange>
        </w:rPr>
      </w:pPr>
      <w:proofErr w:type="spellStart"/>
      <w:r w:rsidRPr="00E634C6">
        <w:rPr>
          <w:lang w:val="en-US"/>
          <w:rPrChange w:id="807" w:author="Audun Stien" w:date="2022-05-25T11:53:00Z">
            <w:rPr/>
          </w:rPrChange>
        </w:rPr>
        <w:t>Avgar</w:t>
      </w:r>
      <w:proofErr w:type="spellEnd"/>
      <w:r w:rsidRPr="00E634C6">
        <w:rPr>
          <w:lang w:val="en-US"/>
          <w:rPrChange w:id="808" w:author="Audun Stien" w:date="2022-05-25T11:53:00Z">
            <w:rPr/>
          </w:rPrChange>
        </w:rPr>
        <w:t xml:space="preserve">, T., </w:t>
      </w:r>
      <w:proofErr w:type="spellStart"/>
      <w:r w:rsidRPr="00E634C6">
        <w:rPr>
          <w:lang w:val="en-US"/>
          <w:rPrChange w:id="809" w:author="Audun Stien" w:date="2022-05-25T11:53:00Z">
            <w:rPr/>
          </w:rPrChange>
        </w:rPr>
        <w:t>Lele</w:t>
      </w:r>
      <w:proofErr w:type="spellEnd"/>
      <w:r w:rsidRPr="00E634C6">
        <w:rPr>
          <w:lang w:val="en-US"/>
          <w:rPrChange w:id="810" w:author="Audun Stien" w:date="2022-05-25T11:53:00Z">
            <w:rPr/>
          </w:rPrChange>
        </w:rPr>
        <w:t xml:space="preserve">, S.R., </w:t>
      </w:r>
      <w:proofErr w:type="spellStart"/>
      <w:r w:rsidRPr="00E634C6">
        <w:rPr>
          <w:lang w:val="en-US"/>
          <w:rPrChange w:id="811" w:author="Audun Stien" w:date="2022-05-25T11:53:00Z">
            <w:rPr/>
          </w:rPrChange>
        </w:rPr>
        <w:t>Keim</w:t>
      </w:r>
      <w:proofErr w:type="spellEnd"/>
      <w:r w:rsidRPr="00E634C6">
        <w:rPr>
          <w:lang w:val="en-US"/>
          <w:rPrChange w:id="812" w:author="Audun Stien" w:date="2022-05-25T11:53:00Z">
            <w:rPr/>
          </w:rPrChange>
        </w:rPr>
        <w:t xml:space="preserve">, J.L. &amp; Boyce, M.S. (2017) Relative Selection Strength: Quantifying effect size in habitat- and step-selection inference. </w:t>
      </w:r>
      <w:r w:rsidRPr="00E634C6">
        <w:rPr>
          <w:i/>
          <w:lang w:val="en-US"/>
          <w:rPrChange w:id="813" w:author="Audun Stien" w:date="2022-05-25T11:53:00Z">
            <w:rPr>
              <w:i/>
            </w:rPr>
          </w:rPrChange>
        </w:rPr>
        <w:t xml:space="preserve">Ecology and Evolution </w:t>
      </w:r>
      <w:r w:rsidRPr="00E634C6">
        <w:rPr>
          <w:lang w:val="en-US"/>
          <w:rPrChange w:id="814" w:author="Audun Stien" w:date="2022-05-25T11:53:00Z">
            <w:rPr/>
          </w:rPrChange>
        </w:rPr>
        <w:t>7, 5322–5330.</w:t>
      </w:r>
    </w:p>
    <w:p w14:paraId="53B2AD35" w14:textId="77777777" w:rsidR="00D33022" w:rsidRPr="00E634C6" w:rsidRDefault="00341556">
      <w:pPr>
        <w:ind w:left="1141" w:right="942" w:hanging="199"/>
        <w:rPr>
          <w:lang w:val="en-US"/>
          <w:rPrChange w:id="815" w:author="Audun Stien" w:date="2022-05-25T11:53:00Z">
            <w:rPr/>
          </w:rPrChange>
        </w:rPr>
      </w:pPr>
      <w:proofErr w:type="spellStart"/>
      <w:r w:rsidRPr="00E634C6">
        <w:rPr>
          <w:lang w:val="en-US"/>
          <w:rPrChange w:id="816" w:author="Audun Stien" w:date="2022-05-25T11:53:00Z">
            <w:rPr/>
          </w:rPrChange>
        </w:rPr>
        <w:t>Bakkestuen</w:t>
      </w:r>
      <w:proofErr w:type="spellEnd"/>
      <w:r w:rsidRPr="00E634C6">
        <w:rPr>
          <w:lang w:val="en-US"/>
          <w:rPrChange w:id="817" w:author="Audun Stien" w:date="2022-05-25T11:53:00Z">
            <w:rPr/>
          </w:rPrChange>
        </w:rPr>
        <w:t xml:space="preserve">, V., Erikstad, L. &amp; Halvorsen, R. (2008) Step-less models for regional environmental variation in Norway. </w:t>
      </w:r>
      <w:r w:rsidRPr="00E634C6">
        <w:rPr>
          <w:i/>
          <w:lang w:val="en-US"/>
          <w:rPrChange w:id="818" w:author="Audun Stien" w:date="2022-05-25T11:53:00Z">
            <w:rPr>
              <w:i/>
            </w:rPr>
          </w:rPrChange>
        </w:rPr>
        <w:t xml:space="preserve">Journal of Biogeography </w:t>
      </w:r>
      <w:r w:rsidRPr="00E634C6">
        <w:rPr>
          <w:lang w:val="en-US"/>
          <w:rPrChange w:id="819" w:author="Audun Stien" w:date="2022-05-25T11:53:00Z">
            <w:rPr/>
          </w:rPrChange>
        </w:rPr>
        <w:t>35, 1906–1922.</w:t>
      </w:r>
    </w:p>
    <w:p w14:paraId="08ABA080" w14:textId="77777777" w:rsidR="00D33022" w:rsidRPr="00E634C6" w:rsidRDefault="00341556">
      <w:pPr>
        <w:ind w:left="1141" w:right="942" w:hanging="199"/>
        <w:rPr>
          <w:lang w:val="en-US"/>
          <w:rPrChange w:id="820" w:author="Audun Stien" w:date="2022-05-25T11:53:00Z">
            <w:rPr/>
          </w:rPrChange>
        </w:rPr>
      </w:pPr>
      <w:r w:rsidRPr="00E634C6">
        <w:rPr>
          <w:lang w:val="en-US"/>
          <w:rPrChange w:id="821" w:author="Audun Stien" w:date="2022-05-25T11:53:00Z">
            <w:rPr/>
          </w:rPrChange>
        </w:rPr>
        <w:t xml:space="preserve">Barber, C.P., Cochrane, M.A., Souza, C.M. &amp; Laurance, W.F. (2014) Roads, deforestation, and the mitigating effect of protected areas in the Amazon. </w:t>
      </w:r>
      <w:r w:rsidRPr="00E634C6">
        <w:rPr>
          <w:i/>
          <w:lang w:val="en-US"/>
          <w:rPrChange w:id="822" w:author="Audun Stien" w:date="2022-05-25T11:53:00Z">
            <w:rPr>
              <w:i/>
            </w:rPr>
          </w:rPrChange>
        </w:rPr>
        <w:t xml:space="preserve">Biological Conservation </w:t>
      </w:r>
      <w:r w:rsidRPr="00E634C6">
        <w:rPr>
          <w:lang w:val="en-US"/>
          <w:rPrChange w:id="823" w:author="Audun Stien" w:date="2022-05-25T11:53:00Z">
            <w:rPr/>
          </w:rPrChange>
        </w:rPr>
        <w:t>177, 203–209.</w:t>
      </w:r>
    </w:p>
    <w:p w14:paraId="3B390499" w14:textId="77777777" w:rsidR="00D33022" w:rsidRPr="00E634C6" w:rsidRDefault="00341556">
      <w:pPr>
        <w:ind w:left="1141" w:right="942" w:hanging="199"/>
        <w:rPr>
          <w:lang w:val="en-US"/>
          <w:rPrChange w:id="824" w:author="Audun Stien" w:date="2022-05-25T11:53:00Z">
            <w:rPr/>
          </w:rPrChange>
        </w:rPr>
      </w:pPr>
      <w:proofErr w:type="spellStart"/>
      <w:r w:rsidRPr="00E634C6">
        <w:rPr>
          <w:lang w:val="en-US"/>
          <w:rPrChange w:id="825" w:author="Audun Stien" w:date="2022-05-25T11:53:00Z">
            <w:rPr/>
          </w:rPrChange>
        </w:rPr>
        <w:t>Ben´ıtez</w:t>
      </w:r>
      <w:proofErr w:type="spellEnd"/>
      <w:r w:rsidRPr="00E634C6">
        <w:rPr>
          <w:lang w:val="en-US"/>
          <w:rPrChange w:id="826" w:author="Audun Stien" w:date="2022-05-25T11:53:00Z">
            <w:rPr/>
          </w:rPrChange>
        </w:rPr>
        <w:t xml:space="preserve">-Lopez, A., Alkemade, R. &amp; Verweij, P.A. (2010) The impacts of roads and other infrastructure on´ mammal and bird populations: A meta-analysis. </w:t>
      </w:r>
      <w:r w:rsidRPr="00E634C6">
        <w:rPr>
          <w:i/>
          <w:lang w:val="en-US"/>
          <w:rPrChange w:id="827" w:author="Audun Stien" w:date="2022-05-25T11:53:00Z">
            <w:rPr>
              <w:i/>
            </w:rPr>
          </w:rPrChange>
        </w:rPr>
        <w:t xml:space="preserve">Biological Conservation </w:t>
      </w:r>
      <w:r w:rsidRPr="00E634C6">
        <w:rPr>
          <w:lang w:val="en-US"/>
          <w:rPrChange w:id="828" w:author="Audun Stien" w:date="2022-05-25T11:53:00Z">
            <w:rPr/>
          </w:rPrChange>
        </w:rPr>
        <w:t>143, 1307–1316.</w:t>
      </w:r>
    </w:p>
    <w:p w14:paraId="157240F8" w14:textId="77777777" w:rsidR="00D33022" w:rsidRPr="00E634C6" w:rsidRDefault="00341556">
      <w:pPr>
        <w:spacing w:after="174"/>
        <w:ind w:left="1141" w:right="942" w:hanging="199"/>
        <w:rPr>
          <w:lang w:val="en-US"/>
          <w:rPrChange w:id="829" w:author="Audun Stien" w:date="2022-05-25T11:53:00Z">
            <w:rPr/>
          </w:rPrChange>
        </w:rPr>
      </w:pPr>
      <w:r w:rsidRPr="00E634C6">
        <w:rPr>
          <w:lang w:val="en-US"/>
          <w:rPrChange w:id="830" w:author="Audun Stien" w:date="2022-05-25T11:53:00Z">
            <w:rPr/>
          </w:rPrChange>
        </w:rPr>
        <w:t xml:space="preserve">Boulanger, J., Poole, K.G., Gunn, A. &amp; </w:t>
      </w:r>
      <w:proofErr w:type="spellStart"/>
      <w:r w:rsidRPr="00E634C6">
        <w:rPr>
          <w:lang w:val="en-US"/>
          <w:rPrChange w:id="831" w:author="Audun Stien" w:date="2022-05-25T11:53:00Z">
            <w:rPr/>
          </w:rPrChange>
        </w:rPr>
        <w:t>Wierzchowski</w:t>
      </w:r>
      <w:proofErr w:type="spellEnd"/>
      <w:r w:rsidRPr="00E634C6">
        <w:rPr>
          <w:lang w:val="en-US"/>
          <w:rPrChange w:id="832" w:author="Audun Stien" w:date="2022-05-25T11:53:00Z">
            <w:rPr/>
          </w:rPrChange>
        </w:rPr>
        <w:t xml:space="preserve">, J. (2012) Estimating the zone of influence of industrial developments on wildlife: a migratory caribou </w:t>
      </w:r>
      <w:r w:rsidRPr="00E634C6">
        <w:rPr>
          <w:i/>
          <w:lang w:val="en-US"/>
          <w:rPrChange w:id="833" w:author="Audun Stien" w:date="2022-05-25T11:53:00Z">
            <w:rPr>
              <w:i/>
            </w:rPr>
          </w:rPrChange>
        </w:rPr>
        <w:t xml:space="preserve">Rangifer tarandus </w:t>
      </w:r>
      <w:proofErr w:type="spellStart"/>
      <w:r w:rsidRPr="00E634C6">
        <w:rPr>
          <w:i/>
          <w:lang w:val="en-US"/>
          <w:rPrChange w:id="834" w:author="Audun Stien" w:date="2022-05-25T11:53:00Z">
            <w:rPr>
              <w:i/>
            </w:rPr>
          </w:rPrChange>
        </w:rPr>
        <w:t>groenlandicus</w:t>
      </w:r>
      <w:proofErr w:type="spellEnd"/>
      <w:r w:rsidRPr="00E634C6">
        <w:rPr>
          <w:i/>
          <w:lang w:val="en-US"/>
          <w:rPrChange w:id="835" w:author="Audun Stien" w:date="2022-05-25T11:53:00Z">
            <w:rPr>
              <w:i/>
            </w:rPr>
          </w:rPrChange>
        </w:rPr>
        <w:t xml:space="preserve"> </w:t>
      </w:r>
      <w:r w:rsidRPr="00E634C6">
        <w:rPr>
          <w:lang w:val="en-US"/>
          <w:rPrChange w:id="836" w:author="Audun Stien" w:date="2022-05-25T11:53:00Z">
            <w:rPr/>
          </w:rPrChange>
        </w:rPr>
        <w:t xml:space="preserve">and diamond mine case study. </w:t>
      </w:r>
      <w:r w:rsidRPr="00E634C6">
        <w:rPr>
          <w:i/>
          <w:lang w:val="en-US"/>
          <w:rPrChange w:id="837" w:author="Audun Stien" w:date="2022-05-25T11:53:00Z">
            <w:rPr>
              <w:i/>
            </w:rPr>
          </w:rPrChange>
        </w:rPr>
        <w:t xml:space="preserve">Wildlife Biology </w:t>
      </w:r>
      <w:r w:rsidRPr="00E634C6">
        <w:rPr>
          <w:lang w:val="en-US"/>
          <w:rPrChange w:id="838" w:author="Audun Stien" w:date="2022-05-25T11:53:00Z">
            <w:rPr/>
          </w:rPrChange>
        </w:rPr>
        <w:t>18, 164–179.</w:t>
      </w:r>
    </w:p>
    <w:p w14:paraId="5B332656" w14:textId="77777777" w:rsidR="00D33022" w:rsidRPr="00E634C6" w:rsidRDefault="00341556">
      <w:pPr>
        <w:ind w:left="1141" w:right="942" w:hanging="199"/>
        <w:rPr>
          <w:lang w:val="en-US"/>
          <w:rPrChange w:id="839" w:author="Audun Stien" w:date="2022-05-25T11:53:00Z">
            <w:rPr/>
          </w:rPrChange>
        </w:rPr>
      </w:pPr>
      <w:r w:rsidRPr="00E634C6">
        <w:rPr>
          <w:lang w:val="en-US"/>
          <w:rPrChange w:id="840" w:author="Audun Stien" w:date="2022-05-25T11:53:00Z">
            <w:rPr/>
          </w:rPrChange>
        </w:rPr>
        <w:t xml:space="preserve">Burnham, K.P. &amp; Anderson, D.R. (2002) </w:t>
      </w:r>
      <w:r w:rsidRPr="00E634C6">
        <w:rPr>
          <w:i/>
          <w:lang w:val="en-US"/>
          <w:rPrChange w:id="841" w:author="Audun Stien" w:date="2022-05-25T11:53:00Z">
            <w:rPr>
              <w:i/>
            </w:rPr>
          </w:rPrChange>
        </w:rPr>
        <w:t xml:space="preserve">Model selection and </w:t>
      </w:r>
      <w:proofErr w:type="spellStart"/>
      <w:r w:rsidRPr="00E634C6">
        <w:rPr>
          <w:i/>
          <w:lang w:val="en-US"/>
          <w:rPrChange w:id="842" w:author="Audun Stien" w:date="2022-05-25T11:53:00Z">
            <w:rPr>
              <w:i/>
            </w:rPr>
          </w:rPrChange>
        </w:rPr>
        <w:t>multimodel</w:t>
      </w:r>
      <w:proofErr w:type="spellEnd"/>
      <w:r w:rsidRPr="00E634C6">
        <w:rPr>
          <w:i/>
          <w:lang w:val="en-US"/>
          <w:rPrChange w:id="843" w:author="Audun Stien" w:date="2022-05-25T11:53:00Z">
            <w:rPr>
              <w:i/>
            </w:rPr>
          </w:rPrChange>
        </w:rPr>
        <w:t xml:space="preserve"> inference: a practical information-theoretic approach</w:t>
      </w:r>
      <w:r w:rsidRPr="00E634C6">
        <w:rPr>
          <w:lang w:val="en-US"/>
          <w:rPrChange w:id="844" w:author="Audun Stien" w:date="2022-05-25T11:53:00Z">
            <w:rPr/>
          </w:rPrChange>
        </w:rPr>
        <w:t xml:space="preserve">. Springer, New York, 2nd ed </w:t>
      </w:r>
      <w:proofErr w:type="spellStart"/>
      <w:r w:rsidRPr="00E634C6">
        <w:rPr>
          <w:lang w:val="en-US"/>
          <w:rPrChange w:id="845" w:author="Audun Stien" w:date="2022-05-25T11:53:00Z">
            <w:rPr/>
          </w:rPrChange>
        </w:rPr>
        <w:t>edn</w:t>
      </w:r>
      <w:proofErr w:type="spellEnd"/>
      <w:r w:rsidRPr="00E634C6">
        <w:rPr>
          <w:lang w:val="en-US"/>
          <w:rPrChange w:id="846" w:author="Audun Stien" w:date="2022-05-25T11:53:00Z">
            <w:rPr/>
          </w:rPrChange>
        </w:rPr>
        <w:t xml:space="preserve">., </w:t>
      </w:r>
      <w:proofErr w:type="spellStart"/>
      <w:r w:rsidRPr="00E634C6">
        <w:rPr>
          <w:lang w:val="en-US"/>
          <w:rPrChange w:id="847" w:author="Audun Stien" w:date="2022-05-25T11:53:00Z">
            <w:rPr/>
          </w:rPrChange>
        </w:rPr>
        <w:t>oCLC</w:t>
      </w:r>
      <w:proofErr w:type="spellEnd"/>
      <w:r w:rsidRPr="00E634C6">
        <w:rPr>
          <w:lang w:val="en-US"/>
          <w:rPrChange w:id="848" w:author="Audun Stien" w:date="2022-05-25T11:53:00Z">
            <w:rPr/>
          </w:rPrChange>
        </w:rPr>
        <w:t>: ocm48557578.</w:t>
      </w:r>
    </w:p>
    <w:p w14:paraId="54528C94" w14:textId="77777777" w:rsidR="00D33022" w:rsidRPr="00E634C6" w:rsidRDefault="00341556">
      <w:pPr>
        <w:ind w:left="1141" w:right="942" w:hanging="199"/>
        <w:rPr>
          <w:lang w:val="en-US"/>
          <w:rPrChange w:id="849" w:author="Audun Stien" w:date="2022-05-25T11:53:00Z">
            <w:rPr/>
          </w:rPrChange>
        </w:rPr>
      </w:pPr>
      <w:proofErr w:type="spellStart"/>
      <w:r w:rsidRPr="00E634C6">
        <w:rPr>
          <w:lang w:val="en-US"/>
          <w:rPrChange w:id="850" w:author="Audun Stien" w:date="2022-05-25T11:53:00Z">
            <w:rPr/>
          </w:rPrChange>
        </w:rPr>
        <w:t>Dorber</w:t>
      </w:r>
      <w:proofErr w:type="spellEnd"/>
      <w:r w:rsidRPr="00E634C6">
        <w:rPr>
          <w:lang w:val="en-US"/>
          <w:rPrChange w:id="851" w:author="Audun Stien" w:date="2022-05-25T11:53:00Z">
            <w:rPr/>
          </w:rPrChange>
        </w:rPr>
        <w:t>, M., Panzacchi, M., Strand, O. &amp; Van Moorter, B. (2022) Indicators of habitat functionality reveal significant underestimations in SDG trade-off risk - The case of wild reindeer and hydropower development. Submitted.</w:t>
      </w:r>
    </w:p>
    <w:p w14:paraId="7DE7F3B6" w14:textId="77777777" w:rsidR="00D33022" w:rsidRPr="00E634C6" w:rsidRDefault="00341556">
      <w:pPr>
        <w:ind w:left="1141" w:right="942" w:hanging="199"/>
        <w:rPr>
          <w:lang w:val="en-US"/>
          <w:rPrChange w:id="852" w:author="Audun Stien" w:date="2022-05-25T11:53:00Z">
            <w:rPr/>
          </w:rPrChange>
        </w:rPr>
      </w:pPr>
      <w:proofErr w:type="spellStart"/>
      <w:r w:rsidRPr="00E634C6">
        <w:rPr>
          <w:lang w:val="en-US"/>
          <w:rPrChange w:id="853" w:author="Audun Stien" w:date="2022-05-25T11:53:00Z">
            <w:rPr/>
          </w:rPrChange>
        </w:rPr>
        <w:t>Ficetola</w:t>
      </w:r>
      <w:proofErr w:type="spellEnd"/>
      <w:r w:rsidRPr="00E634C6">
        <w:rPr>
          <w:lang w:val="en-US"/>
          <w:rPrChange w:id="854" w:author="Audun Stien" w:date="2022-05-25T11:53:00Z">
            <w:rPr/>
          </w:rPrChange>
        </w:rPr>
        <w:t xml:space="preserve">, G.F. &amp; </w:t>
      </w:r>
      <w:proofErr w:type="spellStart"/>
      <w:r w:rsidRPr="00E634C6">
        <w:rPr>
          <w:lang w:val="en-US"/>
          <w:rPrChange w:id="855" w:author="Audun Stien" w:date="2022-05-25T11:53:00Z">
            <w:rPr/>
          </w:rPrChange>
        </w:rPr>
        <w:t>Denoel</w:t>
      </w:r>
      <w:proofErr w:type="spellEnd"/>
      <w:r w:rsidRPr="00E634C6">
        <w:rPr>
          <w:lang w:val="en-US"/>
          <w:rPrChange w:id="856" w:author="Audun Stien" w:date="2022-05-25T11:53:00Z">
            <w:rPr/>
          </w:rPrChange>
        </w:rPr>
        <w:t xml:space="preserve">, M. (2009) Ecological thresholds: an assessment of methods to identify abrupt¨ changes in species–habitat relationships. </w:t>
      </w:r>
      <w:proofErr w:type="spellStart"/>
      <w:r w:rsidRPr="00E634C6">
        <w:rPr>
          <w:i/>
          <w:lang w:val="en-US"/>
          <w:rPrChange w:id="857" w:author="Audun Stien" w:date="2022-05-25T11:53:00Z">
            <w:rPr>
              <w:i/>
            </w:rPr>
          </w:rPrChange>
        </w:rPr>
        <w:t>Ecography</w:t>
      </w:r>
      <w:proofErr w:type="spellEnd"/>
      <w:r w:rsidRPr="00E634C6">
        <w:rPr>
          <w:i/>
          <w:lang w:val="en-US"/>
          <w:rPrChange w:id="858" w:author="Audun Stien" w:date="2022-05-25T11:53:00Z">
            <w:rPr>
              <w:i/>
            </w:rPr>
          </w:rPrChange>
        </w:rPr>
        <w:t xml:space="preserve"> </w:t>
      </w:r>
      <w:r w:rsidRPr="00E634C6">
        <w:rPr>
          <w:lang w:val="en-US"/>
          <w:rPrChange w:id="859" w:author="Audun Stien" w:date="2022-05-25T11:53:00Z">
            <w:rPr/>
          </w:rPrChange>
        </w:rPr>
        <w:t>32, 1075–1084.</w:t>
      </w:r>
    </w:p>
    <w:p w14:paraId="467D872D" w14:textId="77777777" w:rsidR="00D33022" w:rsidRPr="00E634C6" w:rsidRDefault="00341556">
      <w:pPr>
        <w:spacing w:after="174"/>
        <w:ind w:left="1141" w:right="942" w:hanging="199"/>
        <w:rPr>
          <w:lang w:val="en-US"/>
          <w:rPrChange w:id="860" w:author="Audun Stien" w:date="2022-05-25T11:53:00Z">
            <w:rPr/>
          </w:rPrChange>
        </w:rPr>
      </w:pPr>
      <w:proofErr w:type="spellStart"/>
      <w:r w:rsidRPr="00E634C6">
        <w:rPr>
          <w:lang w:val="en-US"/>
          <w:rPrChange w:id="861" w:author="Audun Stien" w:date="2022-05-25T11:53:00Z">
            <w:rPr/>
          </w:rPrChange>
        </w:rPr>
        <w:t>Fieberg</w:t>
      </w:r>
      <w:proofErr w:type="spellEnd"/>
      <w:r w:rsidRPr="00E634C6">
        <w:rPr>
          <w:lang w:val="en-US"/>
          <w:rPrChange w:id="862" w:author="Audun Stien" w:date="2022-05-25T11:53:00Z">
            <w:rPr/>
          </w:rPrChange>
        </w:rPr>
        <w:t xml:space="preserve">, J., Signer, J., Smith, B. &amp; </w:t>
      </w:r>
      <w:proofErr w:type="spellStart"/>
      <w:r w:rsidRPr="00E634C6">
        <w:rPr>
          <w:lang w:val="en-US"/>
          <w:rPrChange w:id="863" w:author="Audun Stien" w:date="2022-05-25T11:53:00Z">
            <w:rPr/>
          </w:rPrChange>
        </w:rPr>
        <w:t>Avgar</w:t>
      </w:r>
      <w:proofErr w:type="spellEnd"/>
      <w:r w:rsidRPr="00E634C6">
        <w:rPr>
          <w:lang w:val="en-US"/>
          <w:rPrChange w:id="864" w:author="Audun Stien" w:date="2022-05-25T11:53:00Z">
            <w:rPr/>
          </w:rPrChange>
        </w:rPr>
        <w:t xml:space="preserve">, T. (2021) A ‘How to’ guide for interpreting parameters in habitat-selection analyses. </w:t>
      </w:r>
      <w:r w:rsidRPr="00E634C6">
        <w:rPr>
          <w:i/>
          <w:lang w:val="en-US"/>
          <w:rPrChange w:id="865" w:author="Audun Stien" w:date="2022-05-25T11:53:00Z">
            <w:rPr>
              <w:i/>
            </w:rPr>
          </w:rPrChange>
        </w:rPr>
        <w:t xml:space="preserve">Journal of Animal Ecology </w:t>
      </w:r>
      <w:r w:rsidRPr="00E634C6">
        <w:rPr>
          <w:lang w:val="en-US"/>
          <w:rPrChange w:id="866" w:author="Audun Stien" w:date="2022-05-25T11:53:00Z">
            <w:rPr/>
          </w:rPrChange>
        </w:rPr>
        <w:t>90, 1027–1043.</w:t>
      </w:r>
    </w:p>
    <w:p w14:paraId="58B79F24" w14:textId="77777777" w:rsidR="00D33022" w:rsidRPr="00E634C6" w:rsidRDefault="00341556">
      <w:pPr>
        <w:spacing w:after="181" w:line="400" w:lineRule="auto"/>
        <w:ind w:left="1151" w:right="942" w:hanging="209"/>
        <w:rPr>
          <w:lang w:val="en-US"/>
          <w:rPrChange w:id="867" w:author="Audun Stien" w:date="2022-05-25T11:53:00Z">
            <w:rPr/>
          </w:rPrChange>
        </w:rPr>
      </w:pPr>
      <w:r w:rsidRPr="00E634C6">
        <w:rPr>
          <w:lang w:val="en-US"/>
          <w:rPrChange w:id="868" w:author="Audun Stien" w:date="2022-05-25T11:53:00Z">
            <w:rPr/>
          </w:rPrChange>
        </w:rPr>
        <w:t xml:space="preserve">Gillingham, M.P., </w:t>
      </w:r>
      <w:proofErr w:type="spellStart"/>
      <w:r w:rsidRPr="00E634C6">
        <w:rPr>
          <w:lang w:val="en-US"/>
          <w:rPrChange w:id="869" w:author="Audun Stien" w:date="2022-05-25T11:53:00Z">
            <w:rPr/>
          </w:rPrChange>
        </w:rPr>
        <w:t>Halseth</w:t>
      </w:r>
      <w:proofErr w:type="spellEnd"/>
      <w:r w:rsidRPr="00E634C6">
        <w:rPr>
          <w:lang w:val="en-US"/>
          <w:rPrChange w:id="870" w:author="Audun Stien" w:date="2022-05-25T11:53:00Z">
            <w:rPr/>
          </w:rPrChange>
        </w:rPr>
        <w:t xml:space="preserve">, G.R., Johnson, C.J. &amp; Parkes, M.W. (eds.) (2016) </w:t>
      </w:r>
      <w:r w:rsidRPr="00E634C6">
        <w:rPr>
          <w:i/>
          <w:lang w:val="en-US"/>
          <w:rPrChange w:id="871" w:author="Audun Stien" w:date="2022-05-25T11:53:00Z">
            <w:rPr>
              <w:i/>
            </w:rPr>
          </w:rPrChange>
        </w:rPr>
        <w:t>The Integration Imperative: cumulative environmental, community and health effects of multiple natural resource developments</w:t>
      </w:r>
      <w:r w:rsidRPr="00E634C6">
        <w:rPr>
          <w:lang w:val="en-US"/>
          <w:rPrChange w:id="872" w:author="Audun Stien" w:date="2022-05-25T11:53:00Z">
            <w:rPr/>
          </w:rPrChange>
        </w:rPr>
        <w:t>. Springer International Publishing, Cham.</w:t>
      </w:r>
    </w:p>
    <w:p w14:paraId="17610119" w14:textId="77777777" w:rsidR="00D33022" w:rsidRPr="00E634C6" w:rsidRDefault="00341556">
      <w:pPr>
        <w:spacing w:after="181" w:line="402" w:lineRule="auto"/>
        <w:ind w:left="1151" w:right="942" w:hanging="209"/>
        <w:rPr>
          <w:lang w:val="en-US"/>
          <w:rPrChange w:id="873" w:author="Audun Stien" w:date="2022-05-25T11:53:00Z">
            <w:rPr/>
          </w:rPrChange>
        </w:rPr>
      </w:pPr>
      <w:r w:rsidRPr="00E634C6">
        <w:rPr>
          <w:lang w:val="en-US"/>
          <w:rPrChange w:id="874" w:author="Audun Stien" w:date="2022-05-25T11:53:00Z">
            <w:rPr/>
          </w:rPrChange>
        </w:rPr>
        <w:lastRenderedPageBreak/>
        <w:t xml:space="preserve">GRASS Development Team (2017) </w:t>
      </w:r>
      <w:r w:rsidRPr="00E634C6">
        <w:rPr>
          <w:i/>
          <w:lang w:val="en-US"/>
          <w:rPrChange w:id="875" w:author="Audun Stien" w:date="2022-05-25T11:53:00Z">
            <w:rPr>
              <w:i/>
            </w:rPr>
          </w:rPrChange>
        </w:rPr>
        <w:t>Geographic Resources Analysis Support System (GRASS GIS) Software, Version 7.8</w:t>
      </w:r>
      <w:r w:rsidRPr="00E634C6">
        <w:rPr>
          <w:lang w:val="en-US"/>
          <w:rPrChange w:id="876" w:author="Audun Stien" w:date="2022-05-25T11:53:00Z">
            <w:rPr/>
          </w:rPrChange>
        </w:rPr>
        <w:t xml:space="preserve">. </w:t>
      </w:r>
      <w:proofErr w:type="gramStart"/>
      <w:r w:rsidRPr="00E634C6">
        <w:rPr>
          <w:lang w:val="en-US"/>
          <w:rPrChange w:id="877" w:author="Audun Stien" w:date="2022-05-25T11:53:00Z">
            <w:rPr/>
          </w:rPrChange>
        </w:rPr>
        <w:t>Open Source</w:t>
      </w:r>
      <w:proofErr w:type="gramEnd"/>
      <w:r w:rsidRPr="00E634C6">
        <w:rPr>
          <w:lang w:val="en-US"/>
          <w:rPrChange w:id="878" w:author="Audun Stien" w:date="2022-05-25T11:53:00Z">
            <w:rPr/>
          </w:rPrChange>
        </w:rPr>
        <w:t xml:space="preserve"> Geospatial Foundation.</w:t>
      </w:r>
    </w:p>
    <w:p w14:paraId="7F73C776" w14:textId="77777777" w:rsidR="00D33022" w:rsidRPr="00E634C6" w:rsidRDefault="00341556">
      <w:pPr>
        <w:ind w:left="1141" w:right="942" w:hanging="199"/>
        <w:rPr>
          <w:lang w:val="en-US"/>
          <w:rPrChange w:id="879" w:author="Audun Stien" w:date="2022-05-25T11:53:00Z">
            <w:rPr/>
          </w:rPrChange>
        </w:rPr>
      </w:pPr>
      <w:proofErr w:type="spellStart"/>
      <w:r w:rsidRPr="00E634C6">
        <w:rPr>
          <w:lang w:val="en-US"/>
          <w:rPrChange w:id="880" w:author="Audun Stien" w:date="2022-05-25T11:53:00Z">
            <w:rPr/>
          </w:rPrChange>
        </w:rPr>
        <w:t>Huais</w:t>
      </w:r>
      <w:proofErr w:type="spellEnd"/>
      <w:r w:rsidRPr="00E634C6">
        <w:rPr>
          <w:lang w:val="en-US"/>
          <w:rPrChange w:id="881" w:author="Audun Stien" w:date="2022-05-25T11:53:00Z">
            <w:rPr/>
          </w:rPrChange>
        </w:rPr>
        <w:t xml:space="preserve">, P.Y. (2018) </w:t>
      </w:r>
      <w:proofErr w:type="spellStart"/>
      <w:r w:rsidRPr="00E634C6">
        <w:rPr>
          <w:lang w:val="en-US"/>
          <w:rPrChange w:id="882" w:author="Audun Stien" w:date="2022-05-25T11:53:00Z">
            <w:rPr/>
          </w:rPrChange>
        </w:rPr>
        <w:t>multifit</w:t>
      </w:r>
      <w:proofErr w:type="spellEnd"/>
      <w:r w:rsidRPr="00E634C6">
        <w:rPr>
          <w:lang w:val="en-US"/>
          <w:rPrChange w:id="883" w:author="Audun Stien" w:date="2022-05-25T11:53:00Z">
            <w:rPr/>
          </w:rPrChange>
        </w:rPr>
        <w:t xml:space="preserve">: an R function for multi-scale analysis in landscape ecology. </w:t>
      </w:r>
      <w:r w:rsidRPr="00E634C6">
        <w:rPr>
          <w:i/>
          <w:lang w:val="en-US"/>
          <w:rPrChange w:id="884" w:author="Audun Stien" w:date="2022-05-25T11:53:00Z">
            <w:rPr>
              <w:i/>
            </w:rPr>
          </w:rPrChange>
        </w:rPr>
        <w:t xml:space="preserve">Landscape Ecology </w:t>
      </w:r>
      <w:r w:rsidRPr="00E634C6">
        <w:rPr>
          <w:lang w:val="en-US"/>
          <w:rPrChange w:id="885" w:author="Audun Stien" w:date="2022-05-25T11:53:00Z">
            <w:rPr/>
          </w:rPrChange>
        </w:rPr>
        <w:t>33, 1023–1028.</w:t>
      </w:r>
    </w:p>
    <w:p w14:paraId="17B80097" w14:textId="77777777" w:rsidR="00D33022" w:rsidRPr="00E634C6" w:rsidRDefault="00341556">
      <w:pPr>
        <w:spacing w:after="177"/>
        <w:ind w:left="1141" w:right="942" w:hanging="199"/>
        <w:rPr>
          <w:lang w:val="en-US"/>
          <w:rPrChange w:id="886" w:author="Audun Stien" w:date="2022-05-25T11:53:00Z">
            <w:rPr/>
          </w:rPrChange>
        </w:rPr>
      </w:pPr>
      <w:proofErr w:type="spellStart"/>
      <w:r w:rsidRPr="00E634C6">
        <w:rPr>
          <w:lang w:val="en-US"/>
          <w:rPrChange w:id="887" w:author="Audun Stien" w:date="2022-05-25T11:53:00Z">
            <w:rPr/>
          </w:rPrChange>
        </w:rPr>
        <w:t>Ibisch</w:t>
      </w:r>
      <w:proofErr w:type="spellEnd"/>
      <w:r w:rsidRPr="00E634C6">
        <w:rPr>
          <w:lang w:val="en-US"/>
          <w:rPrChange w:id="888" w:author="Audun Stien" w:date="2022-05-25T11:53:00Z">
            <w:rPr/>
          </w:rPrChange>
        </w:rPr>
        <w:t xml:space="preserve">, P.L., Hoffmann, M.T., </w:t>
      </w:r>
      <w:proofErr w:type="spellStart"/>
      <w:r w:rsidRPr="00E634C6">
        <w:rPr>
          <w:lang w:val="en-US"/>
          <w:rPrChange w:id="889" w:author="Audun Stien" w:date="2022-05-25T11:53:00Z">
            <w:rPr/>
          </w:rPrChange>
        </w:rPr>
        <w:t>Kreft</w:t>
      </w:r>
      <w:proofErr w:type="spellEnd"/>
      <w:r w:rsidRPr="00E634C6">
        <w:rPr>
          <w:lang w:val="en-US"/>
          <w:rPrChange w:id="890" w:author="Audun Stien" w:date="2022-05-25T11:53:00Z">
            <w:rPr/>
          </w:rPrChange>
        </w:rPr>
        <w:t xml:space="preserve">, S., </w:t>
      </w:r>
      <w:proofErr w:type="spellStart"/>
      <w:r w:rsidRPr="00E634C6">
        <w:rPr>
          <w:lang w:val="en-US"/>
          <w:rPrChange w:id="891" w:author="Audun Stien" w:date="2022-05-25T11:53:00Z">
            <w:rPr/>
          </w:rPrChange>
        </w:rPr>
        <w:t>Pe’er</w:t>
      </w:r>
      <w:proofErr w:type="spellEnd"/>
      <w:r w:rsidRPr="00E634C6">
        <w:rPr>
          <w:lang w:val="en-US"/>
          <w:rPrChange w:id="892" w:author="Audun Stien" w:date="2022-05-25T11:53:00Z">
            <w:rPr/>
          </w:rPrChange>
        </w:rPr>
        <w:t xml:space="preserve">, G., Kati, V., </w:t>
      </w:r>
      <w:proofErr w:type="spellStart"/>
      <w:r w:rsidRPr="00E634C6">
        <w:rPr>
          <w:lang w:val="en-US"/>
          <w:rPrChange w:id="893" w:author="Audun Stien" w:date="2022-05-25T11:53:00Z">
            <w:rPr/>
          </w:rPrChange>
        </w:rPr>
        <w:t>Biber-Freudenberger</w:t>
      </w:r>
      <w:proofErr w:type="spellEnd"/>
      <w:r w:rsidRPr="00E634C6">
        <w:rPr>
          <w:lang w:val="en-US"/>
          <w:rPrChange w:id="894" w:author="Audun Stien" w:date="2022-05-25T11:53:00Z">
            <w:rPr/>
          </w:rPrChange>
        </w:rPr>
        <w:t xml:space="preserve">, L., </w:t>
      </w:r>
      <w:proofErr w:type="spellStart"/>
      <w:r w:rsidRPr="00E634C6">
        <w:rPr>
          <w:lang w:val="en-US"/>
          <w:rPrChange w:id="895" w:author="Audun Stien" w:date="2022-05-25T11:53:00Z">
            <w:rPr/>
          </w:rPrChange>
        </w:rPr>
        <w:t>DellaSala</w:t>
      </w:r>
      <w:proofErr w:type="spellEnd"/>
      <w:r w:rsidRPr="00E634C6">
        <w:rPr>
          <w:lang w:val="en-US"/>
          <w:rPrChange w:id="896" w:author="Audun Stien" w:date="2022-05-25T11:53:00Z">
            <w:rPr/>
          </w:rPrChange>
        </w:rPr>
        <w:t xml:space="preserve">, D.A., Vale, M.M., Hobson, P.R. &amp; Selva, N. (2016) A global map of roadless areas and their conservation status. </w:t>
      </w:r>
      <w:r w:rsidRPr="00E634C6">
        <w:rPr>
          <w:i/>
          <w:lang w:val="en-US"/>
          <w:rPrChange w:id="897" w:author="Audun Stien" w:date="2022-05-25T11:53:00Z">
            <w:rPr>
              <w:i/>
            </w:rPr>
          </w:rPrChange>
        </w:rPr>
        <w:t xml:space="preserve">Science </w:t>
      </w:r>
      <w:r w:rsidRPr="00E634C6">
        <w:rPr>
          <w:lang w:val="en-US"/>
          <w:rPrChange w:id="898" w:author="Audun Stien" w:date="2022-05-25T11:53:00Z">
            <w:rPr/>
          </w:rPrChange>
        </w:rPr>
        <w:t>354, 1423–1427.</w:t>
      </w:r>
    </w:p>
    <w:p w14:paraId="08FB6B1D" w14:textId="77777777" w:rsidR="00D33022" w:rsidRPr="00E634C6" w:rsidRDefault="00341556">
      <w:pPr>
        <w:spacing w:after="171"/>
        <w:ind w:left="1141" w:right="942" w:hanging="199"/>
        <w:rPr>
          <w:lang w:val="en-US"/>
          <w:rPrChange w:id="899" w:author="Audun Stien" w:date="2022-05-25T11:53:00Z">
            <w:rPr/>
          </w:rPrChange>
        </w:rPr>
      </w:pPr>
      <w:r w:rsidRPr="00E634C6">
        <w:rPr>
          <w:lang w:val="en-US"/>
          <w:rPrChange w:id="900" w:author="Audun Stien" w:date="2022-05-25T11:53:00Z">
            <w:rPr/>
          </w:rPrChange>
        </w:rPr>
        <w:t xml:space="preserve">Jackson, H.B. &amp; </w:t>
      </w:r>
      <w:proofErr w:type="spellStart"/>
      <w:r w:rsidRPr="00E634C6">
        <w:rPr>
          <w:lang w:val="en-US"/>
          <w:rPrChange w:id="901" w:author="Audun Stien" w:date="2022-05-25T11:53:00Z">
            <w:rPr/>
          </w:rPrChange>
        </w:rPr>
        <w:t>Fahrig</w:t>
      </w:r>
      <w:proofErr w:type="spellEnd"/>
      <w:r w:rsidRPr="00E634C6">
        <w:rPr>
          <w:lang w:val="en-US"/>
          <w:rPrChange w:id="902" w:author="Audun Stien" w:date="2022-05-25T11:53:00Z">
            <w:rPr/>
          </w:rPrChange>
        </w:rPr>
        <w:t xml:space="preserve">, L. (2012) What size is a biologically relevant landscape? </w:t>
      </w:r>
      <w:r w:rsidRPr="00E634C6">
        <w:rPr>
          <w:i/>
          <w:lang w:val="en-US"/>
          <w:rPrChange w:id="903" w:author="Audun Stien" w:date="2022-05-25T11:53:00Z">
            <w:rPr>
              <w:i/>
            </w:rPr>
          </w:rPrChange>
        </w:rPr>
        <w:t xml:space="preserve">Landscape Ecology </w:t>
      </w:r>
      <w:r w:rsidRPr="00E634C6">
        <w:rPr>
          <w:lang w:val="en-US"/>
          <w:rPrChange w:id="904" w:author="Audun Stien" w:date="2022-05-25T11:53:00Z">
            <w:rPr/>
          </w:rPrChange>
        </w:rPr>
        <w:t>27, 929–941.</w:t>
      </w:r>
    </w:p>
    <w:p w14:paraId="3048EB3D" w14:textId="77777777" w:rsidR="00D33022" w:rsidRPr="00E634C6" w:rsidRDefault="00341556">
      <w:pPr>
        <w:ind w:left="1141" w:right="942" w:hanging="199"/>
        <w:rPr>
          <w:lang w:val="en-US"/>
          <w:rPrChange w:id="905" w:author="Audun Stien" w:date="2022-05-25T11:53:00Z">
            <w:rPr/>
          </w:rPrChange>
        </w:rPr>
      </w:pPr>
      <w:r w:rsidRPr="00E634C6">
        <w:rPr>
          <w:lang w:val="en-US"/>
          <w:rPrChange w:id="906" w:author="Audun Stien" w:date="2022-05-25T11:53:00Z">
            <w:rPr/>
          </w:rPrChange>
        </w:rPr>
        <w:t xml:space="preserve">Jackson, H.B. &amp; </w:t>
      </w:r>
      <w:proofErr w:type="spellStart"/>
      <w:r w:rsidRPr="00E634C6">
        <w:rPr>
          <w:lang w:val="en-US"/>
          <w:rPrChange w:id="907" w:author="Audun Stien" w:date="2022-05-25T11:53:00Z">
            <w:rPr/>
          </w:rPrChange>
        </w:rPr>
        <w:t>Fahrig</w:t>
      </w:r>
      <w:proofErr w:type="spellEnd"/>
      <w:r w:rsidRPr="00E634C6">
        <w:rPr>
          <w:lang w:val="en-US"/>
          <w:rPrChange w:id="908" w:author="Audun Stien" w:date="2022-05-25T11:53:00Z">
            <w:rPr/>
          </w:rPrChange>
        </w:rPr>
        <w:t xml:space="preserve">, L. (2015) Are ecologists conducting research at the optimal scale? </w:t>
      </w:r>
      <w:r w:rsidRPr="00E634C6">
        <w:rPr>
          <w:i/>
          <w:lang w:val="en-US"/>
          <w:rPrChange w:id="909" w:author="Audun Stien" w:date="2022-05-25T11:53:00Z">
            <w:rPr>
              <w:i/>
            </w:rPr>
          </w:rPrChange>
        </w:rPr>
        <w:t xml:space="preserve">Global Ecology and Biogeography </w:t>
      </w:r>
      <w:r w:rsidRPr="00E634C6">
        <w:rPr>
          <w:lang w:val="en-US"/>
          <w:rPrChange w:id="910" w:author="Audun Stien" w:date="2022-05-25T11:53:00Z">
            <w:rPr/>
          </w:rPrChange>
        </w:rPr>
        <w:t>24, 52–63.</w:t>
      </w:r>
    </w:p>
    <w:p w14:paraId="7875435F" w14:textId="77777777" w:rsidR="00D33022" w:rsidRPr="00E634C6" w:rsidRDefault="00341556">
      <w:pPr>
        <w:spacing w:after="163"/>
        <w:ind w:left="1141" w:right="942" w:hanging="199"/>
        <w:rPr>
          <w:lang w:val="en-US"/>
          <w:rPrChange w:id="911" w:author="Audun Stien" w:date="2022-05-25T11:53:00Z">
            <w:rPr/>
          </w:rPrChange>
        </w:rPr>
      </w:pPr>
      <w:r w:rsidRPr="00E634C6">
        <w:rPr>
          <w:lang w:val="en-US"/>
          <w:rPrChange w:id="912" w:author="Audun Stien" w:date="2022-05-25T11:53:00Z">
            <w:rPr/>
          </w:rPrChange>
        </w:rPr>
        <w:t xml:space="preserve">James, G., Witten, D., Hastie, T. &amp; </w:t>
      </w:r>
      <w:proofErr w:type="spellStart"/>
      <w:r w:rsidRPr="00E634C6">
        <w:rPr>
          <w:lang w:val="en-US"/>
          <w:rPrChange w:id="913" w:author="Audun Stien" w:date="2022-05-25T11:53:00Z">
            <w:rPr/>
          </w:rPrChange>
        </w:rPr>
        <w:t>Tibshirani</w:t>
      </w:r>
      <w:proofErr w:type="spellEnd"/>
      <w:r w:rsidRPr="00E634C6">
        <w:rPr>
          <w:lang w:val="en-US"/>
          <w:rPrChange w:id="914" w:author="Audun Stien" w:date="2022-05-25T11:53:00Z">
            <w:rPr/>
          </w:rPrChange>
        </w:rPr>
        <w:t xml:space="preserve">, R. (2021) </w:t>
      </w:r>
      <w:r w:rsidRPr="00E634C6">
        <w:rPr>
          <w:i/>
          <w:lang w:val="en-US"/>
          <w:rPrChange w:id="915" w:author="Audun Stien" w:date="2022-05-25T11:53:00Z">
            <w:rPr>
              <w:i/>
            </w:rPr>
          </w:rPrChange>
        </w:rPr>
        <w:t>An introduction to statistical learning: with applications in R</w:t>
      </w:r>
      <w:r w:rsidRPr="00E634C6">
        <w:rPr>
          <w:lang w:val="en-US"/>
          <w:rPrChange w:id="916" w:author="Audun Stien" w:date="2022-05-25T11:53:00Z">
            <w:rPr/>
          </w:rPrChange>
        </w:rPr>
        <w:t xml:space="preserve">. Springer texts in statistics, Springer, New York, second edition </w:t>
      </w:r>
      <w:proofErr w:type="spellStart"/>
      <w:r w:rsidRPr="00E634C6">
        <w:rPr>
          <w:lang w:val="en-US"/>
          <w:rPrChange w:id="917" w:author="Audun Stien" w:date="2022-05-25T11:53:00Z">
            <w:rPr/>
          </w:rPrChange>
        </w:rPr>
        <w:t>edn</w:t>
      </w:r>
      <w:proofErr w:type="spellEnd"/>
      <w:r w:rsidRPr="00E634C6">
        <w:rPr>
          <w:lang w:val="en-US"/>
          <w:rPrChange w:id="918" w:author="Audun Stien" w:date="2022-05-25T11:53:00Z">
            <w:rPr/>
          </w:rPrChange>
        </w:rPr>
        <w:t>.</w:t>
      </w:r>
    </w:p>
    <w:p w14:paraId="45A686E7" w14:textId="77777777" w:rsidR="00D33022" w:rsidRPr="00E634C6" w:rsidRDefault="00341556">
      <w:pPr>
        <w:ind w:left="1141" w:right="942" w:hanging="199"/>
        <w:rPr>
          <w:lang w:val="en-US"/>
          <w:rPrChange w:id="919" w:author="Audun Stien" w:date="2022-05-25T11:54:00Z">
            <w:rPr/>
          </w:rPrChange>
        </w:rPr>
      </w:pPr>
      <w:r w:rsidRPr="00E634C6">
        <w:rPr>
          <w:lang w:val="en-US"/>
          <w:rPrChange w:id="920" w:author="Audun Stien" w:date="2022-05-25T11:53:00Z">
            <w:rPr/>
          </w:rPrChange>
        </w:rPr>
        <w:t xml:space="preserve">Johnson, C.J. (2011) Regulating and planning for cumulative effects: the Canadian experience. </w:t>
      </w:r>
      <w:r w:rsidRPr="00E634C6">
        <w:rPr>
          <w:i/>
          <w:lang w:val="en-US"/>
          <w:rPrChange w:id="921" w:author="Audun Stien" w:date="2022-05-25T11:54:00Z">
            <w:rPr>
              <w:i/>
            </w:rPr>
          </w:rPrChange>
        </w:rPr>
        <w:t xml:space="preserve">Cumulative effects in wildlife management: impact mitigation </w:t>
      </w:r>
      <w:r w:rsidRPr="00E634C6">
        <w:rPr>
          <w:lang w:val="en-US"/>
          <w:rPrChange w:id="922" w:author="Audun Stien" w:date="2022-05-25T11:54:00Z">
            <w:rPr/>
          </w:rPrChange>
        </w:rPr>
        <w:t xml:space="preserve">(eds. P.R. </w:t>
      </w:r>
      <w:proofErr w:type="spellStart"/>
      <w:r w:rsidRPr="00E634C6">
        <w:rPr>
          <w:lang w:val="en-US"/>
          <w:rPrChange w:id="923" w:author="Audun Stien" w:date="2022-05-25T11:54:00Z">
            <w:rPr/>
          </w:rPrChange>
        </w:rPr>
        <w:t>Krausman</w:t>
      </w:r>
      <w:proofErr w:type="spellEnd"/>
      <w:r w:rsidRPr="00E634C6">
        <w:rPr>
          <w:lang w:val="en-US"/>
          <w:rPrChange w:id="924" w:author="Audun Stien" w:date="2022-05-25T11:54:00Z">
            <w:rPr/>
          </w:rPrChange>
        </w:rPr>
        <w:t xml:space="preserve"> &amp; L.K. Harris), pp. 29–46, CRC Press, Boca Raton, 1 </w:t>
      </w:r>
      <w:proofErr w:type="spellStart"/>
      <w:r w:rsidRPr="00E634C6">
        <w:rPr>
          <w:lang w:val="en-US"/>
          <w:rPrChange w:id="925" w:author="Audun Stien" w:date="2022-05-25T11:54:00Z">
            <w:rPr/>
          </w:rPrChange>
        </w:rPr>
        <w:t>edn</w:t>
      </w:r>
      <w:proofErr w:type="spellEnd"/>
      <w:r w:rsidRPr="00E634C6">
        <w:rPr>
          <w:lang w:val="en-US"/>
          <w:rPrChange w:id="926" w:author="Audun Stien" w:date="2022-05-25T11:54:00Z">
            <w:rPr/>
          </w:rPrChange>
        </w:rPr>
        <w:t>.</w:t>
      </w:r>
    </w:p>
    <w:p w14:paraId="20921B45" w14:textId="77777777" w:rsidR="00D33022" w:rsidRPr="00E634C6" w:rsidRDefault="00341556">
      <w:pPr>
        <w:ind w:left="1141" w:right="942" w:hanging="199"/>
        <w:rPr>
          <w:lang w:val="en-US"/>
          <w:rPrChange w:id="927" w:author="Audun Stien" w:date="2022-05-25T11:54:00Z">
            <w:rPr/>
          </w:rPrChange>
        </w:rPr>
      </w:pPr>
      <w:r w:rsidRPr="00E634C6">
        <w:rPr>
          <w:lang w:val="en-US"/>
          <w:rPrChange w:id="928" w:author="Audun Stien" w:date="2022-05-25T11:54:00Z">
            <w:rPr/>
          </w:rPrChange>
        </w:rPr>
        <w:t xml:space="preserve">Johnson, C.J., Boyce, M.S., Case, R.L., </w:t>
      </w:r>
      <w:proofErr w:type="spellStart"/>
      <w:r w:rsidRPr="00E634C6">
        <w:rPr>
          <w:lang w:val="en-US"/>
          <w:rPrChange w:id="929" w:author="Audun Stien" w:date="2022-05-25T11:54:00Z">
            <w:rPr/>
          </w:rPrChange>
        </w:rPr>
        <w:t>Cluff</w:t>
      </w:r>
      <w:proofErr w:type="spellEnd"/>
      <w:r w:rsidRPr="00E634C6">
        <w:rPr>
          <w:lang w:val="en-US"/>
          <w:rPrChange w:id="930" w:author="Audun Stien" w:date="2022-05-25T11:54:00Z">
            <w:rPr/>
          </w:rPrChange>
        </w:rPr>
        <w:t xml:space="preserve">, H.D., </w:t>
      </w:r>
      <w:proofErr w:type="spellStart"/>
      <w:r w:rsidRPr="00E634C6">
        <w:rPr>
          <w:lang w:val="en-US"/>
          <w:rPrChange w:id="931" w:author="Audun Stien" w:date="2022-05-25T11:54:00Z">
            <w:rPr/>
          </w:rPrChange>
        </w:rPr>
        <w:t>Gau</w:t>
      </w:r>
      <w:proofErr w:type="spellEnd"/>
      <w:r w:rsidRPr="00E634C6">
        <w:rPr>
          <w:lang w:val="en-US"/>
          <w:rPrChange w:id="932" w:author="Audun Stien" w:date="2022-05-25T11:54:00Z">
            <w:rPr/>
          </w:rPrChange>
        </w:rPr>
        <w:t xml:space="preserve">, R.J., Gunn, A. &amp; Mulders, R. (2005) Cumulative Effects of Human Developments on Arctic Wildlife. </w:t>
      </w:r>
      <w:r w:rsidRPr="00E634C6">
        <w:rPr>
          <w:i/>
          <w:lang w:val="en-US"/>
          <w:rPrChange w:id="933" w:author="Audun Stien" w:date="2022-05-25T11:54:00Z">
            <w:rPr>
              <w:i/>
            </w:rPr>
          </w:rPrChange>
        </w:rPr>
        <w:t xml:space="preserve">Wildlife Monographs </w:t>
      </w:r>
      <w:r w:rsidRPr="00E634C6">
        <w:rPr>
          <w:lang w:val="en-US"/>
          <w:rPrChange w:id="934" w:author="Audun Stien" w:date="2022-05-25T11:54:00Z">
            <w:rPr/>
          </w:rPrChange>
        </w:rPr>
        <w:t>160, 1–36.</w:t>
      </w:r>
    </w:p>
    <w:p w14:paraId="202CE742" w14:textId="77777777" w:rsidR="00D33022" w:rsidRPr="00E634C6" w:rsidRDefault="00341556">
      <w:pPr>
        <w:ind w:left="1141" w:right="942" w:hanging="199"/>
        <w:rPr>
          <w:lang w:val="en-US"/>
          <w:rPrChange w:id="935" w:author="Audun Stien" w:date="2022-05-25T11:54:00Z">
            <w:rPr/>
          </w:rPrChange>
        </w:rPr>
      </w:pPr>
      <w:r w:rsidRPr="00E634C6">
        <w:rPr>
          <w:lang w:val="en-US"/>
          <w:rPrChange w:id="936" w:author="Audun Stien" w:date="2022-05-25T11:54:00Z">
            <w:rPr/>
          </w:rPrChange>
        </w:rPr>
        <w:t xml:space="preserve">Johnson, C.J. &amp; St-Laurent, M.H. (2011) Unifying Framework for Understanding Impacts of Human Developments on Wildlife. </w:t>
      </w:r>
      <w:r w:rsidRPr="00E634C6">
        <w:rPr>
          <w:i/>
          <w:lang w:val="en-US"/>
          <w:rPrChange w:id="937" w:author="Audun Stien" w:date="2022-05-25T11:54:00Z">
            <w:rPr>
              <w:i/>
            </w:rPr>
          </w:rPrChange>
        </w:rPr>
        <w:t xml:space="preserve">Energy Development and Wildlife Conservation in Western North America </w:t>
      </w:r>
      <w:r w:rsidRPr="00E634C6">
        <w:rPr>
          <w:lang w:val="en-US"/>
          <w:rPrChange w:id="938" w:author="Audun Stien" w:date="2022-05-25T11:54:00Z">
            <w:rPr/>
          </w:rPrChange>
        </w:rPr>
        <w:t>(ed. D.E. Naugle), pp. 27–54, Island Press/Center for Resource Economics, Washington, DC.</w:t>
      </w:r>
    </w:p>
    <w:p w14:paraId="75B08380" w14:textId="77777777" w:rsidR="00D33022" w:rsidRPr="00E634C6" w:rsidRDefault="00341556">
      <w:pPr>
        <w:ind w:left="1141" w:right="942" w:hanging="199"/>
        <w:rPr>
          <w:lang w:val="en-US"/>
          <w:rPrChange w:id="939" w:author="Audun Stien" w:date="2022-05-25T11:54:00Z">
            <w:rPr/>
          </w:rPrChange>
        </w:rPr>
      </w:pPr>
      <w:proofErr w:type="spellStart"/>
      <w:r w:rsidRPr="00E634C6">
        <w:rPr>
          <w:lang w:val="en-US"/>
          <w:rPrChange w:id="940" w:author="Audun Stien" w:date="2022-05-25T11:54:00Z">
            <w:rPr/>
          </w:rPrChange>
        </w:rPr>
        <w:t>Laforge</w:t>
      </w:r>
      <w:proofErr w:type="spellEnd"/>
      <w:r w:rsidRPr="00E634C6">
        <w:rPr>
          <w:lang w:val="en-US"/>
          <w:rPrChange w:id="941" w:author="Audun Stien" w:date="2022-05-25T11:54:00Z">
            <w:rPr/>
          </w:rPrChange>
        </w:rPr>
        <w:t>, M.P., Vander Wal, E., Brook, R.K., Bayne, E.M. &amp; McLoughlin, P.D. (2015) Process-</w:t>
      </w:r>
      <w:proofErr w:type="spellStart"/>
      <w:r w:rsidRPr="00E634C6">
        <w:rPr>
          <w:lang w:val="en-US"/>
          <w:rPrChange w:id="942" w:author="Audun Stien" w:date="2022-05-25T11:54:00Z">
            <w:rPr/>
          </w:rPrChange>
        </w:rPr>
        <w:t>focussed</w:t>
      </w:r>
      <w:proofErr w:type="spellEnd"/>
      <w:r w:rsidRPr="00E634C6">
        <w:rPr>
          <w:lang w:val="en-US"/>
          <w:rPrChange w:id="943" w:author="Audun Stien" w:date="2022-05-25T11:54:00Z">
            <w:rPr/>
          </w:rPrChange>
        </w:rPr>
        <w:t xml:space="preserve">, multi-grain resource selection functions. </w:t>
      </w:r>
      <w:r w:rsidRPr="00E634C6">
        <w:rPr>
          <w:i/>
          <w:lang w:val="en-US"/>
          <w:rPrChange w:id="944" w:author="Audun Stien" w:date="2022-05-25T11:54:00Z">
            <w:rPr>
              <w:i/>
            </w:rPr>
          </w:rPrChange>
        </w:rPr>
        <w:t xml:space="preserve">Ecological Modelling </w:t>
      </w:r>
      <w:r w:rsidRPr="00E634C6">
        <w:rPr>
          <w:lang w:val="en-US"/>
          <w:rPrChange w:id="945" w:author="Audun Stien" w:date="2022-05-25T11:54:00Z">
            <w:rPr/>
          </w:rPrChange>
        </w:rPr>
        <w:t>305, 10–21.</w:t>
      </w:r>
    </w:p>
    <w:p w14:paraId="0FB1AC01" w14:textId="77777777" w:rsidR="00D33022" w:rsidRPr="00E634C6" w:rsidRDefault="00341556">
      <w:pPr>
        <w:spacing w:after="165" w:line="259" w:lineRule="auto"/>
        <w:ind w:left="952" w:right="942"/>
        <w:rPr>
          <w:lang w:val="en-US"/>
          <w:rPrChange w:id="946" w:author="Audun Stien" w:date="2022-05-25T11:54:00Z">
            <w:rPr/>
          </w:rPrChange>
        </w:rPr>
      </w:pPr>
      <w:r w:rsidRPr="00E634C6">
        <w:rPr>
          <w:lang w:val="en-US"/>
          <w:rPrChange w:id="947" w:author="Audun Stien" w:date="2022-05-25T11:54:00Z">
            <w:rPr/>
          </w:rPrChange>
        </w:rPr>
        <w:t>Laurance, W.F. (2018) Conservation and the Global Infrastructure Tsunami: Disclose, Debate, Delay!</w:t>
      </w:r>
    </w:p>
    <w:p w14:paraId="2E20686C" w14:textId="77777777" w:rsidR="00D33022" w:rsidRPr="00E634C6" w:rsidRDefault="00341556">
      <w:pPr>
        <w:spacing w:after="318" w:line="265" w:lineRule="auto"/>
        <w:ind w:left="1156" w:right="942" w:firstLine="0"/>
        <w:rPr>
          <w:lang w:val="en-US"/>
          <w:rPrChange w:id="948" w:author="Audun Stien" w:date="2022-05-25T11:54:00Z">
            <w:rPr/>
          </w:rPrChange>
        </w:rPr>
      </w:pPr>
      <w:r w:rsidRPr="00E634C6">
        <w:rPr>
          <w:i/>
          <w:lang w:val="en-US"/>
          <w:rPrChange w:id="949" w:author="Audun Stien" w:date="2022-05-25T11:54:00Z">
            <w:rPr>
              <w:i/>
            </w:rPr>
          </w:rPrChange>
        </w:rPr>
        <w:t xml:space="preserve">Trends in Ecology &amp; Evolution </w:t>
      </w:r>
      <w:r w:rsidRPr="00E634C6">
        <w:rPr>
          <w:lang w:val="en-US"/>
          <w:rPrChange w:id="950" w:author="Audun Stien" w:date="2022-05-25T11:54:00Z">
            <w:rPr/>
          </w:rPrChange>
        </w:rPr>
        <w:t>33, 568–571.</w:t>
      </w:r>
    </w:p>
    <w:p w14:paraId="2C52CAB5" w14:textId="77777777" w:rsidR="00D33022" w:rsidRPr="00E634C6" w:rsidRDefault="00341556">
      <w:pPr>
        <w:spacing w:after="294" w:line="259" w:lineRule="auto"/>
        <w:ind w:left="952" w:right="942"/>
        <w:rPr>
          <w:lang w:val="en-US"/>
          <w:rPrChange w:id="951" w:author="Audun Stien" w:date="2022-05-25T11:54:00Z">
            <w:rPr/>
          </w:rPrChange>
        </w:rPr>
      </w:pPr>
      <w:r w:rsidRPr="00E634C6">
        <w:rPr>
          <w:lang w:val="en-US"/>
          <w:rPrChange w:id="952" w:author="Audun Stien" w:date="2022-05-25T11:54:00Z">
            <w:rPr/>
          </w:rPrChange>
        </w:rPr>
        <w:t xml:space="preserve">Laurance, W.F. &amp; </w:t>
      </w:r>
      <w:proofErr w:type="spellStart"/>
      <w:r w:rsidRPr="00E634C6">
        <w:rPr>
          <w:lang w:val="en-US"/>
          <w:rPrChange w:id="953" w:author="Audun Stien" w:date="2022-05-25T11:54:00Z">
            <w:rPr/>
          </w:rPrChange>
        </w:rPr>
        <w:t>Arrea</w:t>
      </w:r>
      <w:proofErr w:type="spellEnd"/>
      <w:r w:rsidRPr="00E634C6">
        <w:rPr>
          <w:lang w:val="en-US"/>
          <w:rPrChange w:id="954" w:author="Audun Stien" w:date="2022-05-25T11:54:00Z">
            <w:rPr/>
          </w:rPrChange>
        </w:rPr>
        <w:t xml:space="preserve">, I.B. (2017) Roads to riches or ruin? </w:t>
      </w:r>
      <w:r w:rsidRPr="00E634C6">
        <w:rPr>
          <w:i/>
          <w:lang w:val="en-US"/>
          <w:rPrChange w:id="955" w:author="Audun Stien" w:date="2022-05-25T11:54:00Z">
            <w:rPr>
              <w:i/>
            </w:rPr>
          </w:rPrChange>
        </w:rPr>
        <w:t xml:space="preserve">Science </w:t>
      </w:r>
      <w:r w:rsidRPr="00E634C6">
        <w:rPr>
          <w:lang w:val="en-US"/>
          <w:rPrChange w:id="956" w:author="Audun Stien" w:date="2022-05-25T11:54:00Z">
            <w:rPr/>
          </w:rPrChange>
        </w:rPr>
        <w:t>358, 442–444.</w:t>
      </w:r>
    </w:p>
    <w:p w14:paraId="7F374290" w14:textId="77777777" w:rsidR="00D33022" w:rsidRPr="00E634C6" w:rsidRDefault="00341556">
      <w:pPr>
        <w:ind w:left="1141" w:right="942" w:hanging="199"/>
        <w:rPr>
          <w:lang w:val="en-US"/>
          <w:rPrChange w:id="957" w:author="Audun Stien" w:date="2022-05-25T11:54:00Z">
            <w:rPr/>
          </w:rPrChange>
        </w:rPr>
      </w:pPr>
      <w:r w:rsidRPr="00E634C6">
        <w:rPr>
          <w:lang w:val="en-US"/>
          <w:rPrChange w:id="958" w:author="Audun Stien" w:date="2022-05-25T11:54:00Z">
            <w:rPr/>
          </w:rPrChange>
        </w:rPr>
        <w:lastRenderedPageBreak/>
        <w:t xml:space="preserve">Lee, Y., Alam, M., Sandstrom, P. &amp; Skarin, A. (2020) Estimating zones of influence using threshold¨ regression. </w:t>
      </w:r>
      <w:r w:rsidRPr="00E634C6">
        <w:rPr>
          <w:i/>
          <w:lang w:val="en-US"/>
          <w:rPrChange w:id="959" w:author="Audun Stien" w:date="2022-05-25T11:54:00Z">
            <w:rPr>
              <w:i/>
            </w:rPr>
          </w:rPrChange>
        </w:rPr>
        <w:t xml:space="preserve">Working papers in transport, tourism, information technology and microdata analysis </w:t>
      </w:r>
      <w:r w:rsidRPr="00E634C6">
        <w:rPr>
          <w:lang w:val="en-US"/>
          <w:rPrChange w:id="960" w:author="Audun Stien" w:date="2022-05-25T11:54:00Z">
            <w:rPr/>
          </w:rPrChange>
        </w:rPr>
        <w:t>2020:01, 1–16.</w:t>
      </w:r>
    </w:p>
    <w:p w14:paraId="06019317" w14:textId="77777777" w:rsidR="00D33022" w:rsidRPr="00E634C6" w:rsidRDefault="00341556">
      <w:pPr>
        <w:ind w:left="1141" w:right="942" w:hanging="199"/>
        <w:rPr>
          <w:lang w:val="en-US"/>
          <w:rPrChange w:id="961" w:author="Audun Stien" w:date="2022-05-25T11:54:00Z">
            <w:rPr/>
          </w:rPrChange>
        </w:rPr>
      </w:pPr>
      <w:proofErr w:type="spellStart"/>
      <w:r w:rsidRPr="00E634C6">
        <w:rPr>
          <w:lang w:val="en-US"/>
          <w:rPrChange w:id="962" w:author="Audun Stien" w:date="2022-05-25T11:54:00Z">
            <w:rPr/>
          </w:rPrChange>
        </w:rPr>
        <w:t>McGarigal</w:t>
      </w:r>
      <w:proofErr w:type="spellEnd"/>
      <w:r w:rsidRPr="00E634C6">
        <w:rPr>
          <w:lang w:val="en-US"/>
          <w:rPrChange w:id="963" w:author="Audun Stien" w:date="2022-05-25T11:54:00Z">
            <w:rPr/>
          </w:rPrChange>
        </w:rPr>
        <w:t xml:space="preserve">, K., Wan, H.Y., Zeller, K.A., Timm, B.C. &amp; Cushman, S.A. (2016) Multi-scale habitat selection modeling: a review and outlook. </w:t>
      </w:r>
      <w:r w:rsidRPr="00E634C6">
        <w:rPr>
          <w:i/>
          <w:lang w:val="en-US"/>
          <w:rPrChange w:id="964" w:author="Audun Stien" w:date="2022-05-25T11:54:00Z">
            <w:rPr>
              <w:i/>
            </w:rPr>
          </w:rPrChange>
        </w:rPr>
        <w:t xml:space="preserve">Landscape Ecology </w:t>
      </w:r>
      <w:r w:rsidRPr="00E634C6">
        <w:rPr>
          <w:lang w:val="en-US"/>
          <w:rPrChange w:id="965" w:author="Audun Stien" w:date="2022-05-25T11:54:00Z">
            <w:rPr/>
          </w:rPrChange>
        </w:rPr>
        <w:t>31, 1161–1175.</w:t>
      </w:r>
    </w:p>
    <w:p w14:paraId="057487BD" w14:textId="77777777" w:rsidR="00D33022" w:rsidRPr="00E634C6" w:rsidRDefault="00341556">
      <w:pPr>
        <w:ind w:left="1141" w:right="942" w:hanging="199"/>
        <w:rPr>
          <w:lang w:val="en-US"/>
          <w:rPrChange w:id="966" w:author="Audun Stien" w:date="2022-05-25T11:54:00Z">
            <w:rPr/>
          </w:rPrChange>
        </w:rPr>
      </w:pPr>
      <w:proofErr w:type="spellStart"/>
      <w:r w:rsidRPr="00E634C6">
        <w:rPr>
          <w:lang w:val="en-US"/>
          <w:rPrChange w:id="967" w:author="Audun Stien" w:date="2022-05-25T11:54:00Z">
            <w:rPr/>
          </w:rPrChange>
        </w:rPr>
        <w:t>Miguet</w:t>
      </w:r>
      <w:proofErr w:type="spellEnd"/>
      <w:r w:rsidRPr="00E634C6">
        <w:rPr>
          <w:lang w:val="en-US"/>
          <w:rPrChange w:id="968" w:author="Audun Stien" w:date="2022-05-25T11:54:00Z">
            <w:rPr/>
          </w:rPrChange>
        </w:rPr>
        <w:t xml:space="preserve">, P., </w:t>
      </w:r>
      <w:proofErr w:type="spellStart"/>
      <w:r w:rsidRPr="00E634C6">
        <w:rPr>
          <w:lang w:val="en-US"/>
          <w:rPrChange w:id="969" w:author="Audun Stien" w:date="2022-05-25T11:54:00Z">
            <w:rPr/>
          </w:rPrChange>
        </w:rPr>
        <w:t>Fahrig</w:t>
      </w:r>
      <w:proofErr w:type="spellEnd"/>
      <w:r w:rsidRPr="00E634C6">
        <w:rPr>
          <w:lang w:val="en-US"/>
          <w:rPrChange w:id="970" w:author="Audun Stien" w:date="2022-05-25T11:54:00Z">
            <w:rPr/>
          </w:rPrChange>
        </w:rPr>
        <w:t xml:space="preserve">, L. &amp; Lavigne, C. (2017) How to quantify a distance-dependent landscape effect on a biological response. </w:t>
      </w:r>
      <w:r w:rsidRPr="00E634C6">
        <w:rPr>
          <w:i/>
          <w:lang w:val="en-US"/>
          <w:rPrChange w:id="971" w:author="Audun Stien" w:date="2022-05-25T11:54:00Z">
            <w:rPr>
              <w:i/>
            </w:rPr>
          </w:rPrChange>
        </w:rPr>
        <w:t xml:space="preserve">Methods in Ecology and Evolution </w:t>
      </w:r>
      <w:r w:rsidRPr="00E634C6">
        <w:rPr>
          <w:lang w:val="en-US"/>
          <w:rPrChange w:id="972" w:author="Audun Stien" w:date="2022-05-25T11:54:00Z">
            <w:rPr/>
          </w:rPrChange>
        </w:rPr>
        <w:t>8, 1717–1724.</w:t>
      </w:r>
    </w:p>
    <w:p w14:paraId="628821D8" w14:textId="77777777" w:rsidR="00D33022" w:rsidRPr="00E634C6" w:rsidRDefault="00341556">
      <w:pPr>
        <w:spacing w:line="259" w:lineRule="auto"/>
        <w:ind w:left="952" w:right="942"/>
        <w:rPr>
          <w:lang w:val="en-US"/>
          <w:rPrChange w:id="973" w:author="Audun Stien" w:date="2022-05-25T11:54:00Z">
            <w:rPr/>
          </w:rPrChange>
        </w:rPr>
      </w:pPr>
      <w:r w:rsidRPr="00E634C6">
        <w:rPr>
          <w:lang w:val="en-US"/>
          <w:rPrChange w:id="974" w:author="Audun Stien" w:date="2022-05-25T11:54:00Z">
            <w:rPr/>
          </w:rPrChange>
        </w:rPr>
        <w:t xml:space="preserve">Newbold, T., Hudson, L.N., Hill, S.L.L., </w:t>
      </w:r>
      <w:proofErr w:type="spellStart"/>
      <w:r w:rsidRPr="00E634C6">
        <w:rPr>
          <w:lang w:val="en-US"/>
          <w:rPrChange w:id="975" w:author="Audun Stien" w:date="2022-05-25T11:54:00Z">
            <w:rPr/>
          </w:rPrChange>
        </w:rPr>
        <w:t>Contu</w:t>
      </w:r>
      <w:proofErr w:type="spellEnd"/>
      <w:r w:rsidRPr="00E634C6">
        <w:rPr>
          <w:lang w:val="en-US"/>
          <w:rPrChange w:id="976" w:author="Audun Stien" w:date="2022-05-25T11:54:00Z">
            <w:rPr/>
          </w:rPrChange>
        </w:rPr>
        <w:t xml:space="preserve">, S., Lysenko, I., Senior, R.A., Borger, L., </w:t>
      </w:r>
      <w:proofErr w:type="gramStart"/>
      <w:r w:rsidRPr="00E634C6">
        <w:rPr>
          <w:lang w:val="en-US"/>
          <w:rPrChange w:id="977" w:author="Audun Stien" w:date="2022-05-25T11:54:00Z">
            <w:rPr/>
          </w:rPrChange>
        </w:rPr>
        <w:t>Bennett,¨</w:t>
      </w:r>
      <w:proofErr w:type="gramEnd"/>
    </w:p>
    <w:p w14:paraId="1B87408D" w14:textId="77777777" w:rsidR="00D33022" w:rsidRPr="00E634C6" w:rsidRDefault="00341556">
      <w:pPr>
        <w:spacing w:after="0"/>
        <w:ind w:left="1166" w:right="942"/>
        <w:rPr>
          <w:lang w:val="en-US"/>
          <w:rPrChange w:id="978" w:author="Audun Stien" w:date="2022-05-25T11:54:00Z">
            <w:rPr/>
          </w:rPrChange>
        </w:rPr>
      </w:pPr>
      <w:r w:rsidRPr="00E634C6">
        <w:rPr>
          <w:lang w:val="en-US"/>
          <w:rPrChange w:id="979" w:author="Audun Stien" w:date="2022-05-25T11:54:00Z">
            <w:rPr/>
          </w:rPrChange>
        </w:rPr>
        <w:t xml:space="preserve">D.J., </w:t>
      </w:r>
      <w:proofErr w:type="spellStart"/>
      <w:r w:rsidRPr="00E634C6">
        <w:rPr>
          <w:lang w:val="en-US"/>
          <w:rPrChange w:id="980" w:author="Audun Stien" w:date="2022-05-25T11:54:00Z">
            <w:rPr/>
          </w:rPrChange>
        </w:rPr>
        <w:t>Choimes</w:t>
      </w:r>
      <w:proofErr w:type="spellEnd"/>
      <w:r w:rsidRPr="00E634C6">
        <w:rPr>
          <w:lang w:val="en-US"/>
          <w:rPrChange w:id="981" w:author="Audun Stien" w:date="2022-05-25T11:54:00Z">
            <w:rPr/>
          </w:rPrChange>
        </w:rPr>
        <w:t xml:space="preserve">, A., Collen, B., Day, J., De Palma, A., </w:t>
      </w:r>
      <w:proofErr w:type="spellStart"/>
      <w:r w:rsidRPr="00E634C6">
        <w:rPr>
          <w:lang w:val="en-US"/>
          <w:rPrChange w:id="982" w:author="Audun Stien" w:date="2022-05-25T11:54:00Z">
            <w:rPr/>
          </w:rPrChange>
        </w:rPr>
        <w:t>D´ıaz</w:t>
      </w:r>
      <w:proofErr w:type="spellEnd"/>
      <w:r w:rsidRPr="00E634C6">
        <w:rPr>
          <w:lang w:val="en-US"/>
          <w:rPrChange w:id="983" w:author="Audun Stien" w:date="2022-05-25T11:54:00Z">
            <w:rPr/>
          </w:rPrChange>
        </w:rPr>
        <w:t>, S., Echeverria-</w:t>
      </w:r>
      <w:proofErr w:type="spellStart"/>
      <w:r w:rsidRPr="00E634C6">
        <w:rPr>
          <w:lang w:val="en-US"/>
          <w:rPrChange w:id="984" w:author="Audun Stien" w:date="2022-05-25T11:54:00Z">
            <w:rPr/>
          </w:rPrChange>
        </w:rPr>
        <w:t>Londono</w:t>
      </w:r>
      <w:proofErr w:type="spellEnd"/>
      <w:r w:rsidRPr="00E634C6">
        <w:rPr>
          <w:lang w:val="en-US"/>
          <w:rPrChange w:id="985" w:author="Audun Stien" w:date="2022-05-25T11:54:00Z">
            <w:rPr/>
          </w:rPrChange>
        </w:rPr>
        <w:t xml:space="preserve">, S., Edgar, </w:t>
      </w:r>
      <w:proofErr w:type="gramStart"/>
      <w:r w:rsidRPr="00E634C6">
        <w:rPr>
          <w:lang w:val="en-US"/>
          <w:rPrChange w:id="986" w:author="Audun Stien" w:date="2022-05-25T11:54:00Z">
            <w:rPr/>
          </w:rPrChange>
        </w:rPr>
        <w:t>M.J.,˜</w:t>
      </w:r>
      <w:proofErr w:type="gramEnd"/>
      <w:r w:rsidRPr="00E634C6">
        <w:rPr>
          <w:lang w:val="en-US"/>
          <w:rPrChange w:id="987" w:author="Audun Stien" w:date="2022-05-25T11:54:00Z">
            <w:rPr/>
          </w:rPrChange>
        </w:rPr>
        <w:t xml:space="preserve"> Feldman, A., </w:t>
      </w:r>
      <w:proofErr w:type="spellStart"/>
      <w:r w:rsidRPr="00E634C6">
        <w:rPr>
          <w:lang w:val="en-US"/>
          <w:rPrChange w:id="988" w:author="Audun Stien" w:date="2022-05-25T11:54:00Z">
            <w:rPr/>
          </w:rPrChange>
        </w:rPr>
        <w:t>Garon</w:t>
      </w:r>
      <w:proofErr w:type="spellEnd"/>
      <w:r w:rsidRPr="00E634C6">
        <w:rPr>
          <w:lang w:val="en-US"/>
          <w:rPrChange w:id="989" w:author="Audun Stien" w:date="2022-05-25T11:54:00Z">
            <w:rPr/>
          </w:rPrChange>
        </w:rPr>
        <w:t xml:space="preserve">, M., Harrison, M.L.K., </w:t>
      </w:r>
      <w:proofErr w:type="spellStart"/>
      <w:r w:rsidRPr="00E634C6">
        <w:rPr>
          <w:lang w:val="en-US"/>
          <w:rPrChange w:id="990" w:author="Audun Stien" w:date="2022-05-25T11:54:00Z">
            <w:rPr/>
          </w:rPrChange>
        </w:rPr>
        <w:t>Alhusseini</w:t>
      </w:r>
      <w:proofErr w:type="spellEnd"/>
      <w:r w:rsidRPr="00E634C6">
        <w:rPr>
          <w:lang w:val="en-US"/>
          <w:rPrChange w:id="991" w:author="Audun Stien" w:date="2022-05-25T11:54:00Z">
            <w:rPr/>
          </w:rPrChange>
        </w:rPr>
        <w:t xml:space="preserve">, T., Ingram, D.J., </w:t>
      </w:r>
      <w:proofErr w:type="spellStart"/>
      <w:r w:rsidRPr="00E634C6">
        <w:rPr>
          <w:lang w:val="en-US"/>
          <w:rPrChange w:id="992" w:author="Audun Stien" w:date="2022-05-25T11:54:00Z">
            <w:rPr/>
          </w:rPrChange>
        </w:rPr>
        <w:t>Itescu</w:t>
      </w:r>
      <w:proofErr w:type="spellEnd"/>
      <w:r w:rsidRPr="00E634C6">
        <w:rPr>
          <w:lang w:val="en-US"/>
          <w:rPrChange w:id="993" w:author="Audun Stien" w:date="2022-05-25T11:54:00Z">
            <w:rPr/>
          </w:rPrChange>
        </w:rPr>
        <w:t xml:space="preserve">, Y., </w:t>
      </w:r>
      <w:proofErr w:type="spellStart"/>
      <w:r w:rsidRPr="00E634C6">
        <w:rPr>
          <w:lang w:val="en-US"/>
          <w:rPrChange w:id="994" w:author="Audun Stien" w:date="2022-05-25T11:54:00Z">
            <w:rPr/>
          </w:rPrChange>
        </w:rPr>
        <w:t>Kattge</w:t>
      </w:r>
      <w:proofErr w:type="spellEnd"/>
      <w:r w:rsidRPr="00E634C6">
        <w:rPr>
          <w:lang w:val="en-US"/>
          <w:rPrChange w:id="995" w:author="Audun Stien" w:date="2022-05-25T11:54:00Z">
            <w:rPr/>
          </w:rPrChange>
        </w:rPr>
        <w:t>, J., Kemp, V.,</w:t>
      </w:r>
    </w:p>
    <w:p w14:paraId="2EC415F9" w14:textId="77777777" w:rsidR="00D33022" w:rsidRPr="00E634C6" w:rsidRDefault="00341556">
      <w:pPr>
        <w:spacing w:line="259" w:lineRule="auto"/>
        <w:ind w:left="1166" w:right="942"/>
        <w:rPr>
          <w:lang w:val="en-US"/>
          <w:rPrChange w:id="996" w:author="Audun Stien" w:date="2022-05-25T11:54:00Z">
            <w:rPr/>
          </w:rPrChange>
        </w:rPr>
      </w:pPr>
      <w:r w:rsidRPr="00E634C6">
        <w:rPr>
          <w:lang w:val="en-US"/>
          <w:rPrChange w:id="997" w:author="Audun Stien" w:date="2022-05-25T11:54:00Z">
            <w:rPr/>
          </w:rPrChange>
        </w:rPr>
        <w:t xml:space="preserve">Kirkpatrick, L., </w:t>
      </w:r>
      <w:proofErr w:type="spellStart"/>
      <w:r w:rsidRPr="00E634C6">
        <w:rPr>
          <w:lang w:val="en-US"/>
          <w:rPrChange w:id="998" w:author="Audun Stien" w:date="2022-05-25T11:54:00Z">
            <w:rPr/>
          </w:rPrChange>
        </w:rPr>
        <w:t>Kleyer</w:t>
      </w:r>
      <w:proofErr w:type="spellEnd"/>
      <w:r w:rsidRPr="00E634C6">
        <w:rPr>
          <w:lang w:val="en-US"/>
          <w:rPrChange w:id="999" w:author="Audun Stien" w:date="2022-05-25T11:54:00Z">
            <w:rPr/>
          </w:rPrChange>
        </w:rPr>
        <w:t xml:space="preserve">, M., Correia, D.L.P., Martin, C.D., </w:t>
      </w:r>
      <w:proofErr w:type="spellStart"/>
      <w:r w:rsidRPr="00E634C6">
        <w:rPr>
          <w:lang w:val="en-US"/>
          <w:rPrChange w:id="1000" w:author="Audun Stien" w:date="2022-05-25T11:54:00Z">
            <w:rPr/>
          </w:rPrChange>
        </w:rPr>
        <w:t>Meiri</w:t>
      </w:r>
      <w:proofErr w:type="spellEnd"/>
      <w:r w:rsidRPr="00E634C6">
        <w:rPr>
          <w:lang w:val="en-US"/>
          <w:rPrChange w:id="1001" w:author="Audun Stien" w:date="2022-05-25T11:54:00Z">
            <w:rPr/>
          </w:rPrChange>
        </w:rPr>
        <w:t xml:space="preserve">, S., </w:t>
      </w:r>
      <w:proofErr w:type="spellStart"/>
      <w:r w:rsidRPr="00E634C6">
        <w:rPr>
          <w:lang w:val="en-US"/>
          <w:rPrChange w:id="1002" w:author="Audun Stien" w:date="2022-05-25T11:54:00Z">
            <w:rPr/>
          </w:rPrChange>
        </w:rPr>
        <w:t>Novosolov</w:t>
      </w:r>
      <w:proofErr w:type="spellEnd"/>
      <w:r w:rsidRPr="00E634C6">
        <w:rPr>
          <w:lang w:val="en-US"/>
          <w:rPrChange w:id="1003" w:author="Audun Stien" w:date="2022-05-25T11:54:00Z">
            <w:rPr/>
          </w:rPrChange>
        </w:rPr>
        <w:t>, M., Pan, Y., Phillips,</w:t>
      </w:r>
    </w:p>
    <w:p w14:paraId="338BC680" w14:textId="77777777" w:rsidR="00D33022" w:rsidRPr="00E634C6" w:rsidRDefault="00341556">
      <w:pPr>
        <w:spacing w:line="259" w:lineRule="auto"/>
        <w:ind w:left="1166" w:right="942"/>
        <w:rPr>
          <w:lang w:val="en-US"/>
          <w:rPrChange w:id="1004" w:author="Audun Stien" w:date="2022-05-25T11:54:00Z">
            <w:rPr/>
          </w:rPrChange>
        </w:rPr>
      </w:pPr>
      <w:r w:rsidRPr="00E634C6">
        <w:rPr>
          <w:lang w:val="en-US"/>
          <w:rPrChange w:id="1005" w:author="Audun Stien" w:date="2022-05-25T11:54:00Z">
            <w:rPr/>
          </w:rPrChange>
        </w:rPr>
        <w:t xml:space="preserve">H.R.P., Purves, D.W., Robinson, A., Simpson, J., Tuck, S.L., </w:t>
      </w:r>
      <w:proofErr w:type="spellStart"/>
      <w:r w:rsidRPr="00E634C6">
        <w:rPr>
          <w:lang w:val="en-US"/>
          <w:rPrChange w:id="1006" w:author="Audun Stien" w:date="2022-05-25T11:54:00Z">
            <w:rPr/>
          </w:rPrChange>
        </w:rPr>
        <w:t>Weiher</w:t>
      </w:r>
      <w:proofErr w:type="spellEnd"/>
      <w:r w:rsidRPr="00E634C6">
        <w:rPr>
          <w:lang w:val="en-US"/>
          <w:rPrChange w:id="1007" w:author="Audun Stien" w:date="2022-05-25T11:54:00Z">
            <w:rPr/>
          </w:rPrChange>
        </w:rPr>
        <w:t>, E., White, H.J., Ewers, R.M.,</w:t>
      </w:r>
    </w:p>
    <w:p w14:paraId="144AFC90" w14:textId="77777777" w:rsidR="00D33022" w:rsidRPr="00E634C6" w:rsidRDefault="00341556">
      <w:pPr>
        <w:ind w:left="1166" w:right="942"/>
        <w:rPr>
          <w:lang w:val="en-US"/>
          <w:rPrChange w:id="1008" w:author="Audun Stien" w:date="2022-05-25T11:54:00Z">
            <w:rPr/>
          </w:rPrChange>
        </w:rPr>
      </w:pPr>
      <w:r w:rsidRPr="00E634C6">
        <w:rPr>
          <w:lang w:val="en-US"/>
          <w:rPrChange w:id="1009" w:author="Audun Stien" w:date="2022-05-25T11:54:00Z">
            <w:rPr/>
          </w:rPrChange>
        </w:rPr>
        <w:t xml:space="preserve">Mace, G.M., </w:t>
      </w:r>
      <w:proofErr w:type="spellStart"/>
      <w:r w:rsidRPr="00E634C6">
        <w:rPr>
          <w:lang w:val="en-US"/>
          <w:rPrChange w:id="1010" w:author="Audun Stien" w:date="2022-05-25T11:54:00Z">
            <w:rPr/>
          </w:rPrChange>
        </w:rPr>
        <w:t>Scharlemann</w:t>
      </w:r>
      <w:proofErr w:type="spellEnd"/>
      <w:r w:rsidRPr="00E634C6">
        <w:rPr>
          <w:lang w:val="en-US"/>
          <w:rPrChange w:id="1011" w:author="Audun Stien" w:date="2022-05-25T11:54:00Z">
            <w:rPr/>
          </w:rPrChange>
        </w:rPr>
        <w:t xml:space="preserve">, J.P.W. &amp; Purvis, A. (2015) Global effects of land use on local terrestrial biodiversity. </w:t>
      </w:r>
      <w:r w:rsidRPr="00E634C6">
        <w:rPr>
          <w:i/>
          <w:lang w:val="en-US"/>
          <w:rPrChange w:id="1012" w:author="Audun Stien" w:date="2022-05-25T11:54:00Z">
            <w:rPr>
              <w:i/>
            </w:rPr>
          </w:rPrChange>
        </w:rPr>
        <w:t xml:space="preserve">Nature </w:t>
      </w:r>
      <w:r w:rsidRPr="00E634C6">
        <w:rPr>
          <w:lang w:val="en-US"/>
          <w:rPrChange w:id="1013" w:author="Audun Stien" w:date="2022-05-25T11:54:00Z">
            <w:rPr/>
          </w:rPrChange>
        </w:rPr>
        <w:t>520, 45–50.</w:t>
      </w:r>
    </w:p>
    <w:p w14:paraId="1BC7CE8C" w14:textId="77777777" w:rsidR="00D33022" w:rsidRPr="00E634C6" w:rsidRDefault="00341556">
      <w:pPr>
        <w:spacing w:after="138" w:line="421" w:lineRule="auto"/>
        <w:ind w:left="751" w:right="741"/>
        <w:jc w:val="center"/>
        <w:rPr>
          <w:lang w:val="en-US"/>
          <w:rPrChange w:id="1014" w:author="Audun Stien" w:date="2022-05-25T11:54:00Z">
            <w:rPr/>
          </w:rPrChange>
        </w:rPr>
      </w:pPr>
      <w:r w:rsidRPr="00E634C6">
        <w:rPr>
          <w:lang w:val="en-US"/>
          <w:rPrChange w:id="1015" w:author="Audun Stien" w:date="2022-05-25T11:54:00Z">
            <w:rPr/>
          </w:rPrChange>
        </w:rPr>
        <w:t xml:space="preserve">Panzacchi, M., Van Moorter, B., Strand, O., Loe, L.E. &amp; Reimers, E. (2015) Searching for the fundamental niche using individual-based habitat selection modelling across populations. </w:t>
      </w:r>
      <w:proofErr w:type="spellStart"/>
      <w:r w:rsidRPr="00E634C6">
        <w:rPr>
          <w:i/>
          <w:lang w:val="en-US"/>
          <w:rPrChange w:id="1016" w:author="Audun Stien" w:date="2022-05-25T11:54:00Z">
            <w:rPr>
              <w:i/>
            </w:rPr>
          </w:rPrChange>
        </w:rPr>
        <w:t>Ecography</w:t>
      </w:r>
      <w:proofErr w:type="spellEnd"/>
      <w:r w:rsidRPr="00E634C6">
        <w:rPr>
          <w:i/>
          <w:lang w:val="en-US"/>
          <w:rPrChange w:id="1017" w:author="Audun Stien" w:date="2022-05-25T11:54:00Z">
            <w:rPr>
              <w:i/>
            </w:rPr>
          </w:rPrChange>
        </w:rPr>
        <w:t xml:space="preserve"> </w:t>
      </w:r>
      <w:r w:rsidRPr="00E634C6">
        <w:rPr>
          <w:lang w:val="en-US"/>
          <w:rPrChange w:id="1018" w:author="Audun Stien" w:date="2022-05-25T11:54:00Z">
            <w:rPr/>
          </w:rPrChange>
        </w:rPr>
        <w:t>38, 659–669.</w:t>
      </w:r>
    </w:p>
    <w:p w14:paraId="5B4B871B" w14:textId="77777777" w:rsidR="00D33022" w:rsidRPr="00E634C6" w:rsidRDefault="00341556">
      <w:pPr>
        <w:spacing w:after="174"/>
        <w:ind w:left="1141" w:right="942" w:hanging="199"/>
        <w:rPr>
          <w:lang w:val="en-US"/>
          <w:rPrChange w:id="1019" w:author="Audun Stien" w:date="2022-05-25T11:54:00Z">
            <w:rPr/>
          </w:rPrChange>
        </w:rPr>
      </w:pPr>
      <w:proofErr w:type="spellStart"/>
      <w:r w:rsidRPr="00E634C6">
        <w:rPr>
          <w:lang w:val="en-US"/>
          <w:rPrChange w:id="1020" w:author="Audun Stien" w:date="2022-05-25T11:54:00Z">
            <w:rPr/>
          </w:rPrChange>
        </w:rPr>
        <w:t>Polfus</w:t>
      </w:r>
      <w:proofErr w:type="spellEnd"/>
      <w:r w:rsidRPr="00E634C6">
        <w:rPr>
          <w:lang w:val="en-US"/>
          <w:rPrChange w:id="1021" w:author="Audun Stien" w:date="2022-05-25T11:54:00Z">
            <w:rPr/>
          </w:rPrChange>
        </w:rPr>
        <w:t xml:space="preserve">, J., </w:t>
      </w:r>
      <w:proofErr w:type="spellStart"/>
      <w:r w:rsidRPr="00E634C6">
        <w:rPr>
          <w:lang w:val="en-US"/>
          <w:rPrChange w:id="1022" w:author="Audun Stien" w:date="2022-05-25T11:54:00Z">
            <w:rPr/>
          </w:rPrChange>
        </w:rPr>
        <w:t>Hebblewhite</w:t>
      </w:r>
      <w:proofErr w:type="spellEnd"/>
      <w:r w:rsidRPr="00E634C6">
        <w:rPr>
          <w:lang w:val="en-US"/>
          <w:rPrChange w:id="1023" w:author="Audun Stien" w:date="2022-05-25T11:54:00Z">
            <w:rPr/>
          </w:rPrChange>
        </w:rPr>
        <w:t xml:space="preserve">, M. &amp; </w:t>
      </w:r>
      <w:proofErr w:type="spellStart"/>
      <w:r w:rsidRPr="00E634C6">
        <w:rPr>
          <w:lang w:val="en-US"/>
          <w:rPrChange w:id="1024" w:author="Audun Stien" w:date="2022-05-25T11:54:00Z">
            <w:rPr/>
          </w:rPrChange>
        </w:rPr>
        <w:t>Heinemeyer</w:t>
      </w:r>
      <w:proofErr w:type="spellEnd"/>
      <w:r w:rsidRPr="00E634C6">
        <w:rPr>
          <w:lang w:val="en-US"/>
          <w:rPrChange w:id="1025" w:author="Audun Stien" w:date="2022-05-25T11:54:00Z">
            <w:rPr/>
          </w:rPrChange>
        </w:rPr>
        <w:t xml:space="preserve">, K. (2011) Identifying indirect habitat loss and avoidance of human infrastructure by northern mountain woodland caribou. </w:t>
      </w:r>
      <w:r w:rsidRPr="00E634C6">
        <w:rPr>
          <w:i/>
          <w:lang w:val="en-US"/>
          <w:rPrChange w:id="1026" w:author="Audun Stien" w:date="2022-05-25T11:54:00Z">
            <w:rPr>
              <w:i/>
            </w:rPr>
          </w:rPrChange>
        </w:rPr>
        <w:t xml:space="preserve">Biological Conservation </w:t>
      </w:r>
      <w:r w:rsidRPr="00E634C6">
        <w:rPr>
          <w:lang w:val="en-US"/>
          <w:rPrChange w:id="1027" w:author="Audun Stien" w:date="2022-05-25T11:54:00Z">
            <w:rPr/>
          </w:rPrChange>
        </w:rPr>
        <w:t>144, 2637–2646.</w:t>
      </w:r>
    </w:p>
    <w:p w14:paraId="7B8B0420" w14:textId="77777777" w:rsidR="00D33022" w:rsidRPr="00E634C6" w:rsidRDefault="00341556">
      <w:pPr>
        <w:spacing w:after="169"/>
        <w:ind w:left="1141" w:right="942" w:hanging="199"/>
        <w:rPr>
          <w:lang w:val="en-US"/>
          <w:rPrChange w:id="1028" w:author="Audun Stien" w:date="2022-05-25T11:54:00Z">
            <w:rPr/>
          </w:rPrChange>
        </w:rPr>
      </w:pPr>
      <w:proofErr w:type="spellStart"/>
      <w:r w:rsidRPr="00E634C6">
        <w:rPr>
          <w:lang w:val="en-US"/>
          <w:rPrChange w:id="1029" w:author="Audun Stien" w:date="2022-05-25T11:54:00Z">
            <w:rPr/>
          </w:rPrChange>
        </w:rPr>
        <w:t>Quinonez</w:t>
      </w:r>
      <w:proofErr w:type="spellEnd"/>
      <w:r w:rsidRPr="00E634C6">
        <w:rPr>
          <w:lang w:val="en-US"/>
          <w:rPrChange w:id="1030" w:author="Audun Stien" w:date="2022-05-25T11:54:00Z">
            <w:rPr/>
          </w:rPrChange>
        </w:rPr>
        <w:t xml:space="preserve">-Pi˜ </w:t>
      </w:r>
      <w:proofErr w:type="spellStart"/>
      <w:r w:rsidRPr="00E634C6">
        <w:rPr>
          <w:lang w:val="en-US"/>
          <w:rPrChange w:id="1031" w:author="Audun Stien" w:date="2022-05-25T11:54:00Z">
            <w:rPr/>
          </w:rPrChange>
        </w:rPr>
        <w:t>n˜on</w:t>
      </w:r>
      <w:proofErr w:type="spellEnd"/>
      <w:r w:rsidRPr="00E634C6">
        <w:rPr>
          <w:lang w:val="en-US"/>
          <w:rPrChange w:id="1032" w:author="Audun Stien" w:date="2022-05-25T11:54:00Z">
            <w:rPr/>
          </w:rPrChange>
        </w:rPr>
        <w:t xml:space="preserve">, R., Mendoza-Dur´ an, A. &amp; </w:t>
      </w:r>
      <w:proofErr w:type="spellStart"/>
      <w:r w:rsidRPr="00E634C6">
        <w:rPr>
          <w:lang w:val="en-US"/>
          <w:rPrChange w:id="1033" w:author="Audun Stien" w:date="2022-05-25T11:54:00Z">
            <w:rPr/>
          </w:rPrChange>
        </w:rPr>
        <w:t>Valeo</w:t>
      </w:r>
      <w:proofErr w:type="spellEnd"/>
      <w:r w:rsidRPr="00E634C6">
        <w:rPr>
          <w:lang w:val="en-US"/>
          <w:rPrChange w:id="1034" w:author="Audun Stien" w:date="2022-05-25T11:54:00Z">
            <w:rPr/>
          </w:rPrChange>
        </w:rPr>
        <w:t xml:space="preserve">, C. (2007) Design of an environmental monitoring´ program using NDVI and cumulative effects assessment. </w:t>
      </w:r>
      <w:r w:rsidRPr="00E634C6">
        <w:rPr>
          <w:i/>
          <w:lang w:val="en-US"/>
          <w:rPrChange w:id="1035" w:author="Audun Stien" w:date="2022-05-25T11:54:00Z">
            <w:rPr>
              <w:i/>
            </w:rPr>
          </w:rPrChange>
        </w:rPr>
        <w:t xml:space="preserve">International Journal of Remote Sensing </w:t>
      </w:r>
      <w:r w:rsidRPr="00E634C6">
        <w:rPr>
          <w:lang w:val="en-US"/>
          <w:rPrChange w:id="1036" w:author="Audun Stien" w:date="2022-05-25T11:54:00Z">
            <w:rPr/>
          </w:rPrChange>
        </w:rPr>
        <w:t>28, 1643–1664.</w:t>
      </w:r>
    </w:p>
    <w:p w14:paraId="1F2A405B" w14:textId="77777777" w:rsidR="00D33022" w:rsidRPr="00E634C6" w:rsidRDefault="00341556">
      <w:pPr>
        <w:spacing w:after="139" w:line="265" w:lineRule="auto"/>
        <w:ind w:left="942" w:right="942" w:firstLine="0"/>
        <w:rPr>
          <w:lang w:val="en-US"/>
          <w:rPrChange w:id="1037" w:author="Audun Stien" w:date="2022-05-25T11:54:00Z">
            <w:rPr/>
          </w:rPrChange>
        </w:rPr>
      </w:pPr>
      <w:r w:rsidRPr="00E634C6">
        <w:rPr>
          <w:lang w:val="en-US"/>
          <w:rPrChange w:id="1038" w:author="Audun Stien" w:date="2022-05-25T11:54:00Z">
            <w:rPr/>
          </w:rPrChange>
        </w:rPr>
        <w:t xml:space="preserve">R Core Team (2020) </w:t>
      </w:r>
      <w:r w:rsidRPr="00E634C6">
        <w:rPr>
          <w:i/>
          <w:lang w:val="en-US"/>
          <w:rPrChange w:id="1039" w:author="Audun Stien" w:date="2022-05-25T11:54:00Z">
            <w:rPr>
              <w:i/>
            </w:rPr>
          </w:rPrChange>
        </w:rPr>
        <w:t>R: A Language and Environment for Statistical Computing</w:t>
      </w:r>
      <w:r w:rsidRPr="00E634C6">
        <w:rPr>
          <w:lang w:val="en-US"/>
          <w:rPrChange w:id="1040" w:author="Audun Stien" w:date="2022-05-25T11:54:00Z">
            <w:rPr/>
          </w:rPrChange>
        </w:rPr>
        <w:t>. R Foundation for</w:t>
      </w:r>
    </w:p>
    <w:p w14:paraId="32F398EF" w14:textId="77777777" w:rsidR="00D33022" w:rsidRPr="00E634C6" w:rsidRDefault="00341556">
      <w:pPr>
        <w:spacing w:after="296" w:line="259" w:lineRule="auto"/>
        <w:ind w:left="1166" w:right="942"/>
        <w:rPr>
          <w:lang w:val="en-US"/>
          <w:rPrChange w:id="1041" w:author="Audun Stien" w:date="2022-05-25T11:54:00Z">
            <w:rPr/>
          </w:rPrChange>
        </w:rPr>
      </w:pPr>
      <w:r w:rsidRPr="00E634C6">
        <w:rPr>
          <w:lang w:val="en-US"/>
          <w:rPrChange w:id="1042" w:author="Audun Stien" w:date="2022-05-25T11:54:00Z">
            <w:rPr/>
          </w:rPrChange>
        </w:rPr>
        <w:t>Statistical Computing, Vienna, Austria.</w:t>
      </w:r>
    </w:p>
    <w:p w14:paraId="463ED34E" w14:textId="77777777" w:rsidR="00D33022" w:rsidRPr="00E634C6" w:rsidRDefault="00341556">
      <w:pPr>
        <w:spacing w:after="169"/>
        <w:ind w:left="1141" w:right="942" w:hanging="199"/>
        <w:rPr>
          <w:lang w:val="en-US"/>
          <w:rPrChange w:id="1043" w:author="Audun Stien" w:date="2022-05-25T11:54:00Z">
            <w:rPr/>
          </w:rPrChange>
        </w:rPr>
      </w:pPr>
      <w:r w:rsidRPr="00E634C6">
        <w:rPr>
          <w:lang w:val="en-US"/>
          <w:rPrChange w:id="1044" w:author="Audun Stien" w:date="2022-05-25T11:54:00Z">
            <w:rPr/>
          </w:rPrChange>
        </w:rPr>
        <w:t xml:space="preserve">Skarin, A., Sandstrom, P. &amp; Alam, M. (2018) Out of sight of wind turbines: Reindeer response to wind¨ farms in operation. </w:t>
      </w:r>
      <w:r w:rsidRPr="00E634C6">
        <w:rPr>
          <w:i/>
          <w:lang w:val="en-US"/>
          <w:rPrChange w:id="1045" w:author="Audun Stien" w:date="2022-05-25T11:54:00Z">
            <w:rPr>
              <w:i/>
            </w:rPr>
          </w:rPrChange>
        </w:rPr>
        <w:t xml:space="preserve">Ecology and Evolution </w:t>
      </w:r>
      <w:r w:rsidRPr="00E634C6">
        <w:rPr>
          <w:lang w:val="en-US"/>
          <w:rPrChange w:id="1046" w:author="Audun Stien" w:date="2022-05-25T11:54:00Z">
            <w:rPr/>
          </w:rPrChange>
        </w:rPr>
        <w:t>8, 9906–9919.</w:t>
      </w:r>
    </w:p>
    <w:p w14:paraId="733D1FF0" w14:textId="77777777" w:rsidR="00D33022" w:rsidRPr="00E634C6" w:rsidRDefault="00341556">
      <w:pPr>
        <w:ind w:left="1141" w:right="942" w:hanging="199"/>
        <w:rPr>
          <w:lang w:val="en-US"/>
          <w:rPrChange w:id="1047" w:author="Audun Stien" w:date="2022-05-25T11:54:00Z">
            <w:rPr/>
          </w:rPrChange>
        </w:rPr>
      </w:pPr>
      <w:r w:rsidRPr="00E634C6">
        <w:rPr>
          <w:lang w:val="en-US"/>
          <w:rPrChange w:id="1048" w:author="Audun Stien" w:date="2022-05-25T11:54:00Z">
            <w:rPr/>
          </w:rPrChange>
        </w:rPr>
        <w:t xml:space="preserve">Skarin, A. &amp; </w:t>
      </w:r>
      <w:proofErr w:type="spellStart"/>
      <w:r w:rsidRPr="00E634C6">
        <w:rPr>
          <w:lang w:val="en-US"/>
          <w:rPrChange w:id="1049" w:author="Audun Stien" w:date="2022-05-25T11:54:00Z">
            <w:rPr/>
          </w:rPrChange>
        </w:rPr>
        <w:t>Ahman</w:t>
      </w:r>
      <w:proofErr w:type="spellEnd"/>
      <w:r w:rsidRPr="00E634C6">
        <w:rPr>
          <w:lang w:val="en-US"/>
          <w:rPrChange w:id="1050" w:author="Audun Stien" w:date="2022-05-25T11:54:00Z">
            <w:rPr/>
          </w:rPrChange>
        </w:rPr>
        <w:t xml:space="preserve">, B. (2014) Do human activity and infrastructure disturb domesticated reindeer? The˚ need for the reindeer’s perspective. </w:t>
      </w:r>
      <w:r w:rsidRPr="00E634C6">
        <w:rPr>
          <w:i/>
          <w:lang w:val="en-US"/>
          <w:rPrChange w:id="1051" w:author="Audun Stien" w:date="2022-05-25T11:54:00Z">
            <w:rPr>
              <w:i/>
            </w:rPr>
          </w:rPrChange>
        </w:rPr>
        <w:t xml:space="preserve">Polar Biology </w:t>
      </w:r>
      <w:r w:rsidRPr="00E634C6">
        <w:rPr>
          <w:lang w:val="en-US"/>
          <w:rPrChange w:id="1052" w:author="Audun Stien" w:date="2022-05-25T11:54:00Z">
            <w:rPr/>
          </w:rPrChange>
        </w:rPr>
        <w:t>37, 1041–1054.</w:t>
      </w:r>
    </w:p>
    <w:p w14:paraId="0AFF3AC5" w14:textId="77777777" w:rsidR="00D33022" w:rsidRPr="00E634C6" w:rsidRDefault="00341556">
      <w:pPr>
        <w:ind w:left="1141" w:right="942" w:hanging="199"/>
        <w:rPr>
          <w:lang w:val="en-US"/>
          <w:rPrChange w:id="1053" w:author="Audun Stien" w:date="2022-05-25T11:54:00Z">
            <w:rPr/>
          </w:rPrChange>
        </w:rPr>
      </w:pPr>
      <w:r w:rsidRPr="00E634C6">
        <w:rPr>
          <w:lang w:val="en-US"/>
          <w:rPrChange w:id="1054" w:author="Audun Stien" w:date="2022-05-25T11:54:00Z">
            <w:rPr/>
          </w:rPrChange>
        </w:rPr>
        <w:lastRenderedPageBreak/>
        <w:t xml:space="preserve">Sloan, S., Jenkins, C.N., Joppa, L.N., </w:t>
      </w:r>
      <w:proofErr w:type="spellStart"/>
      <w:r w:rsidRPr="00E634C6">
        <w:rPr>
          <w:lang w:val="en-US"/>
          <w:rPrChange w:id="1055" w:author="Audun Stien" w:date="2022-05-25T11:54:00Z">
            <w:rPr/>
          </w:rPrChange>
        </w:rPr>
        <w:t>Gaveau</w:t>
      </w:r>
      <w:proofErr w:type="spellEnd"/>
      <w:r w:rsidRPr="00E634C6">
        <w:rPr>
          <w:lang w:val="en-US"/>
          <w:rPrChange w:id="1056" w:author="Audun Stien" w:date="2022-05-25T11:54:00Z">
            <w:rPr/>
          </w:rPrChange>
        </w:rPr>
        <w:t xml:space="preserve">, D.L. &amp; Laurance, W.F. (2014) Remaining natural vegetation in the global biodiversity hotspots. </w:t>
      </w:r>
      <w:r w:rsidRPr="00E634C6">
        <w:rPr>
          <w:i/>
          <w:lang w:val="en-US"/>
          <w:rPrChange w:id="1057" w:author="Audun Stien" w:date="2022-05-25T11:54:00Z">
            <w:rPr>
              <w:i/>
            </w:rPr>
          </w:rPrChange>
        </w:rPr>
        <w:t xml:space="preserve">Biological Conservation </w:t>
      </w:r>
      <w:r w:rsidRPr="00E634C6">
        <w:rPr>
          <w:lang w:val="en-US"/>
          <w:rPrChange w:id="1058" w:author="Audun Stien" w:date="2022-05-25T11:54:00Z">
            <w:rPr/>
          </w:rPrChange>
        </w:rPr>
        <w:t>177, 12–24.</w:t>
      </w:r>
    </w:p>
    <w:p w14:paraId="7C7E3F5A" w14:textId="77777777" w:rsidR="00D33022" w:rsidRPr="00E634C6" w:rsidRDefault="00341556">
      <w:pPr>
        <w:ind w:left="1141" w:right="942" w:hanging="199"/>
        <w:rPr>
          <w:lang w:val="en-US"/>
          <w:rPrChange w:id="1059" w:author="Audun Stien" w:date="2022-05-25T11:54:00Z">
            <w:rPr/>
          </w:rPrChange>
        </w:rPr>
      </w:pPr>
      <w:proofErr w:type="spellStart"/>
      <w:r w:rsidRPr="00E634C6">
        <w:rPr>
          <w:lang w:val="en-US"/>
          <w:rPrChange w:id="1060" w:author="Audun Stien" w:date="2022-05-25T11:54:00Z">
            <w:rPr/>
          </w:rPrChange>
        </w:rPr>
        <w:t>Thurfjell</w:t>
      </w:r>
      <w:proofErr w:type="spellEnd"/>
      <w:r w:rsidRPr="00E634C6">
        <w:rPr>
          <w:lang w:val="en-US"/>
          <w:rPrChange w:id="1061" w:author="Audun Stien" w:date="2022-05-25T11:54:00Z">
            <w:rPr/>
          </w:rPrChange>
        </w:rPr>
        <w:t xml:space="preserve">, H., </w:t>
      </w:r>
      <w:proofErr w:type="spellStart"/>
      <w:r w:rsidRPr="00E634C6">
        <w:rPr>
          <w:lang w:val="en-US"/>
          <w:rPrChange w:id="1062" w:author="Audun Stien" w:date="2022-05-25T11:54:00Z">
            <w:rPr/>
          </w:rPrChange>
        </w:rPr>
        <w:t>Ciuti</w:t>
      </w:r>
      <w:proofErr w:type="spellEnd"/>
      <w:r w:rsidRPr="00E634C6">
        <w:rPr>
          <w:lang w:val="en-US"/>
          <w:rPrChange w:id="1063" w:author="Audun Stien" w:date="2022-05-25T11:54:00Z">
            <w:rPr/>
          </w:rPrChange>
        </w:rPr>
        <w:t xml:space="preserve">, S. &amp; Boyce, M.S. (2014) Applications of step-selection functions in ecology and conservation. </w:t>
      </w:r>
      <w:r w:rsidRPr="00E634C6">
        <w:rPr>
          <w:i/>
          <w:lang w:val="en-US"/>
          <w:rPrChange w:id="1064" w:author="Audun Stien" w:date="2022-05-25T11:54:00Z">
            <w:rPr>
              <w:i/>
            </w:rPr>
          </w:rPrChange>
        </w:rPr>
        <w:t xml:space="preserve">Movement Ecology </w:t>
      </w:r>
      <w:r w:rsidRPr="00E634C6">
        <w:rPr>
          <w:lang w:val="en-US"/>
          <w:rPrChange w:id="1065" w:author="Audun Stien" w:date="2022-05-25T11:54:00Z">
            <w:rPr/>
          </w:rPrChange>
        </w:rPr>
        <w:t>2, 4.</w:t>
      </w:r>
    </w:p>
    <w:p w14:paraId="12514AD9" w14:textId="77777777" w:rsidR="00D33022" w:rsidRPr="00E634C6" w:rsidRDefault="00341556">
      <w:pPr>
        <w:ind w:left="1141" w:right="942" w:hanging="199"/>
        <w:rPr>
          <w:lang w:val="en-US"/>
          <w:rPrChange w:id="1066" w:author="Audun Stien" w:date="2022-05-25T11:54:00Z">
            <w:rPr/>
          </w:rPrChange>
        </w:rPr>
      </w:pPr>
      <w:r w:rsidRPr="00E634C6">
        <w:rPr>
          <w:lang w:val="en-US"/>
          <w:rPrChange w:id="1067" w:author="Audun Stien" w:date="2022-05-25T11:54:00Z">
            <w:rPr/>
          </w:rPrChange>
        </w:rPr>
        <w:t xml:space="preserve">Torres, A., Jaeger, J.A.G. &amp; Alonso, J.C. (2016) Assessing large-scale wildlife responses to human infrastructure development. </w:t>
      </w:r>
      <w:r w:rsidRPr="00E634C6">
        <w:rPr>
          <w:i/>
          <w:lang w:val="en-US"/>
          <w:rPrChange w:id="1068" w:author="Audun Stien" w:date="2022-05-25T11:54:00Z">
            <w:rPr>
              <w:i/>
            </w:rPr>
          </w:rPrChange>
        </w:rPr>
        <w:t xml:space="preserve">Proceedings of the National Academy of Sciences </w:t>
      </w:r>
      <w:r w:rsidRPr="00E634C6">
        <w:rPr>
          <w:lang w:val="en-US"/>
          <w:rPrChange w:id="1069" w:author="Audun Stien" w:date="2022-05-25T11:54:00Z">
            <w:rPr/>
          </w:rPrChange>
        </w:rPr>
        <w:t>113, 8472–8477.</w:t>
      </w:r>
    </w:p>
    <w:p w14:paraId="53B110B7" w14:textId="77777777" w:rsidR="00D33022" w:rsidRPr="00E634C6" w:rsidRDefault="00341556">
      <w:pPr>
        <w:spacing w:line="259" w:lineRule="auto"/>
        <w:ind w:left="952" w:right="942"/>
        <w:rPr>
          <w:lang w:val="en-US"/>
          <w:rPrChange w:id="1070" w:author="Audun Stien" w:date="2022-05-25T11:54:00Z">
            <w:rPr/>
          </w:rPrChange>
        </w:rPr>
      </w:pPr>
      <w:r w:rsidRPr="00E634C6">
        <w:rPr>
          <w:lang w:val="en-US"/>
          <w:rPrChange w:id="1071" w:author="Audun Stien" w:date="2022-05-25T11:54:00Z">
            <w:rPr/>
          </w:rPrChange>
        </w:rPr>
        <w:t xml:space="preserve">Tucker, M.A., </w:t>
      </w:r>
      <w:proofErr w:type="spellStart"/>
      <w:r w:rsidRPr="00E634C6">
        <w:rPr>
          <w:lang w:val="en-US"/>
          <w:rPrChange w:id="1072" w:author="Audun Stien" w:date="2022-05-25T11:54:00Z">
            <w:rPr/>
          </w:rPrChange>
        </w:rPr>
        <w:t>Bohning-Gaese</w:t>
      </w:r>
      <w:proofErr w:type="spellEnd"/>
      <w:r w:rsidRPr="00E634C6">
        <w:rPr>
          <w:lang w:val="en-US"/>
          <w:rPrChange w:id="1073" w:author="Audun Stien" w:date="2022-05-25T11:54:00Z">
            <w:rPr/>
          </w:rPrChange>
        </w:rPr>
        <w:t xml:space="preserve">, K., Fagan, W.F., Fryxell, J.M., Van Moorter, B., Alberts, S.C., Ali, </w:t>
      </w:r>
      <w:proofErr w:type="gramStart"/>
      <w:r w:rsidRPr="00E634C6">
        <w:rPr>
          <w:lang w:val="en-US"/>
          <w:rPrChange w:id="1074" w:author="Audun Stien" w:date="2022-05-25T11:54:00Z">
            <w:rPr/>
          </w:rPrChange>
        </w:rPr>
        <w:t>A.H.,¨</w:t>
      </w:r>
      <w:proofErr w:type="gramEnd"/>
    </w:p>
    <w:p w14:paraId="4ADB2AED" w14:textId="77777777" w:rsidR="00D33022" w:rsidRPr="00E634C6" w:rsidRDefault="00341556">
      <w:pPr>
        <w:spacing w:line="259" w:lineRule="auto"/>
        <w:ind w:left="1166" w:right="942"/>
        <w:rPr>
          <w:lang w:val="en-US"/>
          <w:rPrChange w:id="1075" w:author="Audun Stien" w:date="2022-05-25T11:54:00Z">
            <w:rPr/>
          </w:rPrChange>
        </w:rPr>
      </w:pPr>
      <w:r w:rsidRPr="00E634C6">
        <w:rPr>
          <w:lang w:val="en-US"/>
          <w:rPrChange w:id="1076" w:author="Audun Stien" w:date="2022-05-25T11:54:00Z">
            <w:rPr/>
          </w:rPrChange>
        </w:rPr>
        <w:t xml:space="preserve">Allen, A.M., </w:t>
      </w:r>
      <w:proofErr w:type="spellStart"/>
      <w:r w:rsidRPr="00E634C6">
        <w:rPr>
          <w:lang w:val="en-US"/>
          <w:rPrChange w:id="1077" w:author="Audun Stien" w:date="2022-05-25T11:54:00Z">
            <w:rPr/>
          </w:rPrChange>
        </w:rPr>
        <w:t>Attias</w:t>
      </w:r>
      <w:proofErr w:type="spellEnd"/>
      <w:r w:rsidRPr="00E634C6">
        <w:rPr>
          <w:lang w:val="en-US"/>
          <w:rPrChange w:id="1078" w:author="Audun Stien" w:date="2022-05-25T11:54:00Z">
            <w:rPr/>
          </w:rPrChange>
        </w:rPr>
        <w:t xml:space="preserve">, N., </w:t>
      </w:r>
      <w:proofErr w:type="spellStart"/>
      <w:r w:rsidRPr="00E634C6">
        <w:rPr>
          <w:lang w:val="en-US"/>
          <w:rPrChange w:id="1079" w:author="Audun Stien" w:date="2022-05-25T11:54:00Z">
            <w:rPr/>
          </w:rPrChange>
        </w:rPr>
        <w:t>Avgar</w:t>
      </w:r>
      <w:proofErr w:type="spellEnd"/>
      <w:r w:rsidRPr="00E634C6">
        <w:rPr>
          <w:lang w:val="en-US"/>
          <w:rPrChange w:id="1080" w:author="Audun Stien" w:date="2022-05-25T11:54:00Z">
            <w:rPr/>
          </w:rPrChange>
        </w:rPr>
        <w:t xml:space="preserve">, T., Bartlam-Brooks, H., </w:t>
      </w:r>
      <w:proofErr w:type="spellStart"/>
      <w:r w:rsidRPr="00E634C6">
        <w:rPr>
          <w:lang w:val="en-US"/>
          <w:rPrChange w:id="1081" w:author="Audun Stien" w:date="2022-05-25T11:54:00Z">
            <w:rPr/>
          </w:rPrChange>
        </w:rPr>
        <w:t>Bayarbaatar</w:t>
      </w:r>
      <w:proofErr w:type="spellEnd"/>
      <w:r w:rsidRPr="00E634C6">
        <w:rPr>
          <w:lang w:val="en-US"/>
          <w:rPrChange w:id="1082" w:author="Audun Stien" w:date="2022-05-25T11:54:00Z">
            <w:rPr/>
          </w:rPrChange>
        </w:rPr>
        <w:t xml:space="preserve">, B., </w:t>
      </w:r>
      <w:proofErr w:type="spellStart"/>
      <w:r w:rsidRPr="00E634C6">
        <w:rPr>
          <w:lang w:val="en-US"/>
          <w:rPrChange w:id="1083" w:author="Audun Stien" w:date="2022-05-25T11:54:00Z">
            <w:rPr/>
          </w:rPrChange>
        </w:rPr>
        <w:t>Belant</w:t>
      </w:r>
      <w:proofErr w:type="spellEnd"/>
      <w:r w:rsidRPr="00E634C6">
        <w:rPr>
          <w:lang w:val="en-US"/>
          <w:rPrChange w:id="1084" w:author="Audun Stien" w:date="2022-05-25T11:54:00Z">
            <w:rPr/>
          </w:rPrChange>
        </w:rPr>
        <w:t xml:space="preserve">, J.L., </w:t>
      </w:r>
      <w:proofErr w:type="spellStart"/>
      <w:r w:rsidRPr="00E634C6">
        <w:rPr>
          <w:lang w:val="en-US"/>
          <w:rPrChange w:id="1085" w:author="Audun Stien" w:date="2022-05-25T11:54:00Z">
            <w:rPr/>
          </w:rPrChange>
        </w:rPr>
        <w:t>Bertassoni</w:t>
      </w:r>
      <w:proofErr w:type="spellEnd"/>
      <w:r w:rsidRPr="00E634C6">
        <w:rPr>
          <w:lang w:val="en-US"/>
          <w:rPrChange w:id="1086" w:author="Audun Stien" w:date="2022-05-25T11:54:00Z">
            <w:rPr/>
          </w:rPrChange>
        </w:rPr>
        <w:t>, A.,</w:t>
      </w:r>
    </w:p>
    <w:p w14:paraId="550A95E5" w14:textId="77777777" w:rsidR="00D33022" w:rsidRPr="00E634C6" w:rsidRDefault="00341556">
      <w:pPr>
        <w:spacing w:after="0"/>
        <w:ind w:left="1166" w:right="942"/>
        <w:rPr>
          <w:lang w:val="en-US"/>
          <w:rPrChange w:id="1087" w:author="Audun Stien" w:date="2022-05-25T11:54:00Z">
            <w:rPr/>
          </w:rPrChange>
        </w:rPr>
      </w:pPr>
      <w:r w:rsidRPr="00E634C6">
        <w:rPr>
          <w:lang w:val="en-US"/>
          <w:rPrChange w:id="1088" w:author="Audun Stien" w:date="2022-05-25T11:54:00Z">
            <w:rPr/>
          </w:rPrChange>
        </w:rPr>
        <w:t xml:space="preserve">Beyer, D., </w:t>
      </w:r>
      <w:proofErr w:type="spellStart"/>
      <w:r w:rsidRPr="00E634C6">
        <w:rPr>
          <w:lang w:val="en-US"/>
          <w:rPrChange w:id="1089" w:author="Audun Stien" w:date="2022-05-25T11:54:00Z">
            <w:rPr/>
          </w:rPrChange>
        </w:rPr>
        <w:t>Bidner</w:t>
      </w:r>
      <w:proofErr w:type="spellEnd"/>
      <w:r w:rsidRPr="00E634C6">
        <w:rPr>
          <w:lang w:val="en-US"/>
          <w:rPrChange w:id="1090" w:author="Audun Stien" w:date="2022-05-25T11:54:00Z">
            <w:rPr/>
          </w:rPrChange>
        </w:rPr>
        <w:t xml:space="preserve">, L., van </w:t>
      </w:r>
      <w:proofErr w:type="spellStart"/>
      <w:r w:rsidRPr="00E634C6">
        <w:rPr>
          <w:lang w:val="en-US"/>
          <w:rPrChange w:id="1091" w:author="Audun Stien" w:date="2022-05-25T11:54:00Z">
            <w:rPr/>
          </w:rPrChange>
        </w:rPr>
        <w:t>Beest</w:t>
      </w:r>
      <w:proofErr w:type="spellEnd"/>
      <w:r w:rsidRPr="00E634C6">
        <w:rPr>
          <w:lang w:val="en-US"/>
          <w:rPrChange w:id="1092" w:author="Audun Stien" w:date="2022-05-25T11:54:00Z">
            <w:rPr/>
          </w:rPrChange>
        </w:rPr>
        <w:t xml:space="preserve">, F.M., Blake, S., </w:t>
      </w:r>
      <w:proofErr w:type="spellStart"/>
      <w:r w:rsidRPr="00E634C6">
        <w:rPr>
          <w:lang w:val="en-US"/>
          <w:rPrChange w:id="1093" w:author="Audun Stien" w:date="2022-05-25T11:54:00Z">
            <w:rPr/>
          </w:rPrChange>
        </w:rPr>
        <w:t>Blaum</w:t>
      </w:r>
      <w:proofErr w:type="spellEnd"/>
      <w:r w:rsidRPr="00E634C6">
        <w:rPr>
          <w:lang w:val="en-US"/>
          <w:rPrChange w:id="1094" w:author="Audun Stien" w:date="2022-05-25T11:54:00Z">
            <w:rPr/>
          </w:rPrChange>
        </w:rPr>
        <w:t xml:space="preserve">, N., </w:t>
      </w:r>
      <w:proofErr w:type="spellStart"/>
      <w:r w:rsidRPr="00E634C6">
        <w:rPr>
          <w:lang w:val="en-US"/>
          <w:rPrChange w:id="1095" w:author="Audun Stien" w:date="2022-05-25T11:54:00Z">
            <w:rPr/>
          </w:rPrChange>
        </w:rPr>
        <w:t>Bracis</w:t>
      </w:r>
      <w:proofErr w:type="spellEnd"/>
      <w:r w:rsidRPr="00E634C6">
        <w:rPr>
          <w:lang w:val="en-US"/>
          <w:rPrChange w:id="1096" w:author="Audun Stien" w:date="2022-05-25T11:54:00Z">
            <w:rPr/>
          </w:rPrChange>
        </w:rPr>
        <w:t xml:space="preserve">, C., Brown, D., de </w:t>
      </w:r>
      <w:proofErr w:type="spellStart"/>
      <w:r w:rsidRPr="00E634C6">
        <w:rPr>
          <w:lang w:val="en-US"/>
          <w:rPrChange w:id="1097" w:author="Audun Stien" w:date="2022-05-25T11:54:00Z">
            <w:rPr/>
          </w:rPrChange>
        </w:rPr>
        <w:t>Bruyn</w:t>
      </w:r>
      <w:proofErr w:type="spellEnd"/>
      <w:r w:rsidRPr="00E634C6">
        <w:rPr>
          <w:lang w:val="en-US"/>
          <w:rPrChange w:id="1098" w:author="Audun Stien" w:date="2022-05-25T11:54:00Z">
            <w:rPr/>
          </w:rPrChange>
        </w:rPr>
        <w:t xml:space="preserve">, P.J.N., </w:t>
      </w:r>
      <w:proofErr w:type="spellStart"/>
      <w:r w:rsidRPr="00E634C6">
        <w:rPr>
          <w:lang w:val="en-US"/>
          <w:rPrChange w:id="1099" w:author="Audun Stien" w:date="2022-05-25T11:54:00Z">
            <w:rPr/>
          </w:rPrChange>
        </w:rPr>
        <w:t>Cagnacci</w:t>
      </w:r>
      <w:proofErr w:type="spellEnd"/>
      <w:r w:rsidRPr="00E634C6">
        <w:rPr>
          <w:lang w:val="en-US"/>
          <w:rPrChange w:id="1100" w:author="Audun Stien" w:date="2022-05-25T11:54:00Z">
            <w:rPr/>
          </w:rPrChange>
        </w:rPr>
        <w:t xml:space="preserve">, F., Calabrese, J.M., Camilo-Alves, C., </w:t>
      </w:r>
      <w:proofErr w:type="spellStart"/>
      <w:r w:rsidRPr="00E634C6">
        <w:rPr>
          <w:lang w:val="en-US"/>
          <w:rPrChange w:id="1101" w:author="Audun Stien" w:date="2022-05-25T11:54:00Z">
            <w:rPr/>
          </w:rPrChange>
        </w:rPr>
        <w:t>Chamaille-Jammes</w:t>
      </w:r>
      <w:proofErr w:type="spellEnd"/>
      <w:r w:rsidRPr="00E634C6">
        <w:rPr>
          <w:lang w:val="en-US"/>
          <w:rPrChange w:id="1102" w:author="Audun Stien" w:date="2022-05-25T11:54:00Z">
            <w:rPr/>
          </w:rPrChange>
        </w:rPr>
        <w:t xml:space="preserve">, S., </w:t>
      </w:r>
      <w:proofErr w:type="spellStart"/>
      <w:r w:rsidRPr="00E634C6">
        <w:rPr>
          <w:lang w:val="en-US"/>
          <w:rPrChange w:id="1103" w:author="Audun Stien" w:date="2022-05-25T11:54:00Z">
            <w:rPr/>
          </w:rPrChange>
        </w:rPr>
        <w:t>Chiaradia</w:t>
      </w:r>
      <w:proofErr w:type="spellEnd"/>
      <w:r w:rsidRPr="00E634C6">
        <w:rPr>
          <w:lang w:val="en-US"/>
          <w:rPrChange w:id="1104" w:author="Audun Stien" w:date="2022-05-25T11:54:00Z">
            <w:rPr/>
          </w:rPrChange>
        </w:rPr>
        <w:t xml:space="preserve">, A., Davidson, </w:t>
      </w:r>
      <w:proofErr w:type="gramStart"/>
      <w:r w:rsidRPr="00E634C6">
        <w:rPr>
          <w:lang w:val="en-US"/>
          <w:rPrChange w:id="1105" w:author="Audun Stien" w:date="2022-05-25T11:54:00Z">
            <w:rPr/>
          </w:rPrChange>
        </w:rPr>
        <w:t>S.C.,´</w:t>
      </w:r>
      <w:proofErr w:type="gramEnd"/>
      <w:r w:rsidRPr="00E634C6">
        <w:rPr>
          <w:lang w:val="en-US"/>
          <w:rPrChange w:id="1106" w:author="Audun Stien" w:date="2022-05-25T11:54:00Z">
            <w:rPr/>
          </w:rPrChange>
        </w:rPr>
        <w:t xml:space="preserve"> Dennis, T., DeStefano, S., </w:t>
      </w:r>
      <w:proofErr w:type="spellStart"/>
      <w:r w:rsidRPr="00E634C6">
        <w:rPr>
          <w:lang w:val="en-US"/>
          <w:rPrChange w:id="1107" w:author="Audun Stien" w:date="2022-05-25T11:54:00Z">
            <w:rPr/>
          </w:rPrChange>
        </w:rPr>
        <w:t>Diefenbach</w:t>
      </w:r>
      <w:proofErr w:type="spellEnd"/>
      <w:r w:rsidRPr="00E634C6">
        <w:rPr>
          <w:lang w:val="en-US"/>
          <w:rPrChange w:id="1108" w:author="Audun Stien" w:date="2022-05-25T11:54:00Z">
            <w:rPr/>
          </w:rPrChange>
        </w:rPr>
        <w:t xml:space="preserve">, D., Douglas-Hamilton, I., </w:t>
      </w:r>
      <w:proofErr w:type="spellStart"/>
      <w:r w:rsidRPr="00E634C6">
        <w:rPr>
          <w:lang w:val="en-US"/>
          <w:rPrChange w:id="1109" w:author="Audun Stien" w:date="2022-05-25T11:54:00Z">
            <w:rPr/>
          </w:rPrChange>
        </w:rPr>
        <w:t>Fennessy</w:t>
      </w:r>
      <w:proofErr w:type="spellEnd"/>
      <w:r w:rsidRPr="00E634C6">
        <w:rPr>
          <w:lang w:val="en-US"/>
          <w:rPrChange w:id="1110" w:author="Audun Stien" w:date="2022-05-25T11:54:00Z">
            <w:rPr/>
          </w:rPrChange>
        </w:rPr>
        <w:t xml:space="preserve">, J., </w:t>
      </w:r>
      <w:proofErr w:type="spellStart"/>
      <w:r w:rsidRPr="00E634C6">
        <w:rPr>
          <w:lang w:val="en-US"/>
          <w:rPrChange w:id="1111" w:author="Audun Stien" w:date="2022-05-25T11:54:00Z">
            <w:rPr/>
          </w:rPrChange>
        </w:rPr>
        <w:t>Fichtel</w:t>
      </w:r>
      <w:proofErr w:type="spellEnd"/>
      <w:r w:rsidRPr="00E634C6">
        <w:rPr>
          <w:lang w:val="en-US"/>
          <w:rPrChange w:id="1112" w:author="Audun Stien" w:date="2022-05-25T11:54:00Z">
            <w:rPr/>
          </w:rPrChange>
        </w:rPr>
        <w:t>, C., Fiedler, W.,</w:t>
      </w:r>
    </w:p>
    <w:p w14:paraId="12255D31" w14:textId="77777777" w:rsidR="00D33022" w:rsidRPr="00E634C6" w:rsidRDefault="00341556">
      <w:pPr>
        <w:spacing w:after="0"/>
        <w:ind w:left="1166" w:right="942"/>
        <w:rPr>
          <w:lang w:val="en-US"/>
          <w:rPrChange w:id="1113" w:author="Audun Stien" w:date="2022-05-25T11:54:00Z">
            <w:rPr/>
          </w:rPrChange>
        </w:rPr>
      </w:pPr>
      <w:r w:rsidRPr="00E634C6">
        <w:rPr>
          <w:lang w:val="en-US"/>
          <w:rPrChange w:id="1114" w:author="Audun Stien" w:date="2022-05-25T11:54:00Z">
            <w:rPr/>
          </w:rPrChange>
        </w:rPr>
        <w:t xml:space="preserve">Fischer, C., </w:t>
      </w:r>
      <w:proofErr w:type="spellStart"/>
      <w:r w:rsidRPr="00E634C6">
        <w:rPr>
          <w:lang w:val="en-US"/>
          <w:rPrChange w:id="1115" w:author="Audun Stien" w:date="2022-05-25T11:54:00Z">
            <w:rPr/>
          </w:rPrChange>
        </w:rPr>
        <w:t>Fischhoff</w:t>
      </w:r>
      <w:proofErr w:type="spellEnd"/>
      <w:r w:rsidRPr="00E634C6">
        <w:rPr>
          <w:lang w:val="en-US"/>
          <w:rPrChange w:id="1116" w:author="Audun Stien" w:date="2022-05-25T11:54:00Z">
            <w:rPr/>
          </w:rPrChange>
        </w:rPr>
        <w:t xml:space="preserve">, I., Fleming, C.H., Ford, A.T., Fritz, S.A., </w:t>
      </w:r>
      <w:proofErr w:type="spellStart"/>
      <w:r w:rsidRPr="00E634C6">
        <w:rPr>
          <w:lang w:val="en-US"/>
          <w:rPrChange w:id="1117" w:author="Audun Stien" w:date="2022-05-25T11:54:00Z">
            <w:rPr/>
          </w:rPrChange>
        </w:rPr>
        <w:t>Gehr</w:t>
      </w:r>
      <w:proofErr w:type="spellEnd"/>
      <w:r w:rsidRPr="00E634C6">
        <w:rPr>
          <w:lang w:val="en-US"/>
          <w:rPrChange w:id="1118" w:author="Audun Stien" w:date="2022-05-25T11:54:00Z">
            <w:rPr/>
          </w:rPrChange>
        </w:rPr>
        <w:t xml:space="preserve">, B., </w:t>
      </w:r>
      <w:proofErr w:type="spellStart"/>
      <w:r w:rsidRPr="00E634C6">
        <w:rPr>
          <w:lang w:val="en-US"/>
          <w:rPrChange w:id="1119" w:author="Audun Stien" w:date="2022-05-25T11:54:00Z">
            <w:rPr/>
          </w:rPrChange>
        </w:rPr>
        <w:t>Goheen</w:t>
      </w:r>
      <w:proofErr w:type="spellEnd"/>
      <w:r w:rsidRPr="00E634C6">
        <w:rPr>
          <w:lang w:val="en-US"/>
          <w:rPrChange w:id="1120" w:author="Audun Stien" w:date="2022-05-25T11:54:00Z">
            <w:rPr/>
          </w:rPrChange>
        </w:rPr>
        <w:t xml:space="preserve">, J.R., </w:t>
      </w:r>
      <w:proofErr w:type="spellStart"/>
      <w:r w:rsidRPr="00E634C6">
        <w:rPr>
          <w:lang w:val="en-US"/>
          <w:rPrChange w:id="1121" w:author="Audun Stien" w:date="2022-05-25T11:54:00Z">
            <w:rPr/>
          </w:rPrChange>
        </w:rPr>
        <w:t>Gurarie</w:t>
      </w:r>
      <w:proofErr w:type="spellEnd"/>
      <w:r w:rsidRPr="00E634C6">
        <w:rPr>
          <w:lang w:val="en-US"/>
          <w:rPrChange w:id="1122" w:author="Audun Stien" w:date="2022-05-25T11:54:00Z">
            <w:rPr/>
          </w:rPrChange>
        </w:rPr>
        <w:t xml:space="preserve">, E., </w:t>
      </w:r>
      <w:proofErr w:type="spellStart"/>
      <w:r w:rsidRPr="00E634C6">
        <w:rPr>
          <w:lang w:val="en-US"/>
          <w:rPrChange w:id="1123" w:author="Audun Stien" w:date="2022-05-25T11:54:00Z">
            <w:rPr/>
          </w:rPrChange>
        </w:rPr>
        <w:t>Hebblewhite</w:t>
      </w:r>
      <w:proofErr w:type="spellEnd"/>
      <w:r w:rsidRPr="00E634C6">
        <w:rPr>
          <w:lang w:val="en-US"/>
          <w:rPrChange w:id="1124" w:author="Audun Stien" w:date="2022-05-25T11:54:00Z">
            <w:rPr/>
          </w:rPrChange>
        </w:rPr>
        <w:t xml:space="preserve">, M., </w:t>
      </w:r>
      <w:proofErr w:type="spellStart"/>
      <w:r w:rsidRPr="00E634C6">
        <w:rPr>
          <w:lang w:val="en-US"/>
          <w:rPrChange w:id="1125" w:author="Audun Stien" w:date="2022-05-25T11:54:00Z">
            <w:rPr/>
          </w:rPrChange>
        </w:rPr>
        <w:t>Heurich</w:t>
      </w:r>
      <w:proofErr w:type="spellEnd"/>
      <w:r w:rsidRPr="00E634C6">
        <w:rPr>
          <w:lang w:val="en-US"/>
          <w:rPrChange w:id="1126" w:author="Audun Stien" w:date="2022-05-25T11:54:00Z">
            <w:rPr/>
          </w:rPrChange>
        </w:rPr>
        <w:t xml:space="preserve">, M., </w:t>
      </w:r>
      <w:proofErr w:type="spellStart"/>
      <w:r w:rsidRPr="00E634C6">
        <w:rPr>
          <w:lang w:val="en-US"/>
          <w:rPrChange w:id="1127" w:author="Audun Stien" w:date="2022-05-25T11:54:00Z">
            <w:rPr/>
          </w:rPrChange>
        </w:rPr>
        <w:t>Hewison</w:t>
      </w:r>
      <w:proofErr w:type="spellEnd"/>
      <w:r w:rsidRPr="00E634C6">
        <w:rPr>
          <w:lang w:val="en-US"/>
          <w:rPrChange w:id="1128" w:author="Audun Stien" w:date="2022-05-25T11:54:00Z">
            <w:rPr/>
          </w:rPrChange>
        </w:rPr>
        <w:t xml:space="preserve">, A.J.M., Hof, C., </w:t>
      </w:r>
      <w:proofErr w:type="spellStart"/>
      <w:r w:rsidRPr="00E634C6">
        <w:rPr>
          <w:lang w:val="en-US"/>
          <w:rPrChange w:id="1129" w:author="Audun Stien" w:date="2022-05-25T11:54:00Z">
            <w:rPr/>
          </w:rPrChange>
        </w:rPr>
        <w:t>Hurme</w:t>
      </w:r>
      <w:proofErr w:type="spellEnd"/>
      <w:r w:rsidRPr="00E634C6">
        <w:rPr>
          <w:lang w:val="en-US"/>
          <w:rPrChange w:id="1130" w:author="Audun Stien" w:date="2022-05-25T11:54:00Z">
            <w:rPr/>
          </w:rPrChange>
        </w:rPr>
        <w:t xml:space="preserve">, E., Isbell, L.A., Janssen, R., </w:t>
      </w:r>
      <w:proofErr w:type="spellStart"/>
      <w:r w:rsidRPr="00E634C6">
        <w:rPr>
          <w:lang w:val="en-US"/>
          <w:rPrChange w:id="1131" w:author="Audun Stien" w:date="2022-05-25T11:54:00Z">
            <w:rPr/>
          </w:rPrChange>
        </w:rPr>
        <w:t>Jeltsch</w:t>
      </w:r>
      <w:proofErr w:type="spellEnd"/>
      <w:r w:rsidRPr="00E634C6">
        <w:rPr>
          <w:lang w:val="en-US"/>
          <w:rPrChange w:id="1132" w:author="Audun Stien" w:date="2022-05-25T11:54:00Z">
            <w:rPr/>
          </w:rPrChange>
        </w:rPr>
        <w:t>,</w:t>
      </w:r>
    </w:p>
    <w:p w14:paraId="3E74E2F6" w14:textId="77777777" w:rsidR="00D33022" w:rsidRPr="00E634C6" w:rsidRDefault="00341556">
      <w:pPr>
        <w:spacing w:after="164" w:line="259" w:lineRule="auto"/>
        <w:ind w:left="1166" w:right="942"/>
        <w:rPr>
          <w:lang w:val="en-US"/>
          <w:rPrChange w:id="1133" w:author="Audun Stien" w:date="2022-05-25T11:54:00Z">
            <w:rPr/>
          </w:rPrChange>
        </w:rPr>
      </w:pPr>
      <w:r w:rsidRPr="00E634C6">
        <w:rPr>
          <w:lang w:val="en-US"/>
          <w:rPrChange w:id="1134" w:author="Audun Stien" w:date="2022-05-25T11:54:00Z">
            <w:rPr/>
          </w:rPrChange>
        </w:rPr>
        <w:t xml:space="preserve">F., </w:t>
      </w:r>
      <w:proofErr w:type="spellStart"/>
      <w:r w:rsidRPr="00E634C6">
        <w:rPr>
          <w:lang w:val="en-US"/>
          <w:rPrChange w:id="1135" w:author="Audun Stien" w:date="2022-05-25T11:54:00Z">
            <w:rPr/>
          </w:rPrChange>
        </w:rPr>
        <w:t>Kaczensky</w:t>
      </w:r>
      <w:proofErr w:type="spellEnd"/>
      <w:r w:rsidRPr="00E634C6">
        <w:rPr>
          <w:lang w:val="en-US"/>
          <w:rPrChange w:id="1136" w:author="Audun Stien" w:date="2022-05-25T11:54:00Z">
            <w:rPr/>
          </w:rPrChange>
        </w:rPr>
        <w:t xml:space="preserve">, P., Kane, A., </w:t>
      </w:r>
      <w:proofErr w:type="spellStart"/>
      <w:r w:rsidRPr="00E634C6">
        <w:rPr>
          <w:lang w:val="en-US"/>
          <w:rPrChange w:id="1137" w:author="Audun Stien" w:date="2022-05-25T11:54:00Z">
            <w:rPr/>
          </w:rPrChange>
        </w:rPr>
        <w:t>Kappeler</w:t>
      </w:r>
      <w:proofErr w:type="spellEnd"/>
      <w:r w:rsidRPr="00E634C6">
        <w:rPr>
          <w:lang w:val="en-US"/>
          <w:rPrChange w:id="1138" w:author="Audun Stien" w:date="2022-05-25T11:54:00Z">
            <w:rPr/>
          </w:rPrChange>
        </w:rPr>
        <w:t xml:space="preserve">, P.M., Kauffman, M., Kays, R., </w:t>
      </w:r>
      <w:proofErr w:type="spellStart"/>
      <w:r w:rsidRPr="00E634C6">
        <w:rPr>
          <w:lang w:val="en-US"/>
          <w:rPrChange w:id="1139" w:author="Audun Stien" w:date="2022-05-25T11:54:00Z">
            <w:rPr/>
          </w:rPrChange>
        </w:rPr>
        <w:t>Kimuyu</w:t>
      </w:r>
      <w:proofErr w:type="spellEnd"/>
      <w:r w:rsidRPr="00E634C6">
        <w:rPr>
          <w:lang w:val="en-US"/>
          <w:rPrChange w:id="1140" w:author="Audun Stien" w:date="2022-05-25T11:54:00Z">
            <w:rPr/>
          </w:rPrChange>
        </w:rPr>
        <w:t xml:space="preserve">, D., Koch, F., </w:t>
      </w:r>
      <w:proofErr w:type="spellStart"/>
      <w:r w:rsidRPr="00E634C6">
        <w:rPr>
          <w:lang w:val="en-US"/>
          <w:rPrChange w:id="1141" w:author="Audun Stien" w:date="2022-05-25T11:54:00Z">
            <w:rPr/>
          </w:rPrChange>
        </w:rPr>
        <w:t>Kranstauber</w:t>
      </w:r>
      <w:proofErr w:type="spellEnd"/>
      <w:r w:rsidRPr="00E634C6">
        <w:rPr>
          <w:lang w:val="en-US"/>
          <w:rPrChange w:id="1142" w:author="Audun Stien" w:date="2022-05-25T11:54:00Z">
            <w:rPr/>
          </w:rPrChange>
        </w:rPr>
        <w:t>,</w:t>
      </w:r>
    </w:p>
    <w:p w14:paraId="2533E01E" w14:textId="77777777" w:rsidR="00D33022" w:rsidRPr="00E634C6" w:rsidRDefault="00341556">
      <w:pPr>
        <w:tabs>
          <w:tab w:val="center" w:pos="3400"/>
          <w:tab w:val="center" w:pos="7531"/>
        </w:tabs>
        <w:spacing w:line="259" w:lineRule="auto"/>
        <w:ind w:left="0" w:right="0" w:firstLine="0"/>
        <w:jc w:val="left"/>
        <w:rPr>
          <w:lang w:val="en-US"/>
          <w:rPrChange w:id="1143" w:author="Audun Stien" w:date="2022-05-25T11:54:00Z">
            <w:rPr/>
          </w:rPrChange>
        </w:rPr>
      </w:pPr>
      <w:r w:rsidRPr="00E634C6">
        <w:rPr>
          <w:sz w:val="22"/>
          <w:lang w:val="en-US"/>
          <w:rPrChange w:id="1144" w:author="Audun Stien" w:date="2022-05-25T11:54:00Z">
            <w:rPr>
              <w:sz w:val="22"/>
            </w:rPr>
          </w:rPrChange>
        </w:rPr>
        <w:tab/>
      </w:r>
      <w:r w:rsidRPr="00E634C6">
        <w:rPr>
          <w:lang w:val="en-US"/>
          <w:rPrChange w:id="1145" w:author="Audun Stien" w:date="2022-05-25T11:54:00Z">
            <w:rPr/>
          </w:rPrChange>
        </w:rPr>
        <w:t xml:space="preserve">B., </w:t>
      </w:r>
      <w:proofErr w:type="spellStart"/>
      <w:r w:rsidRPr="00E634C6">
        <w:rPr>
          <w:lang w:val="en-US"/>
          <w:rPrChange w:id="1146" w:author="Audun Stien" w:date="2022-05-25T11:54:00Z">
            <w:rPr/>
          </w:rPrChange>
        </w:rPr>
        <w:t>LaPoint</w:t>
      </w:r>
      <w:proofErr w:type="spellEnd"/>
      <w:r w:rsidRPr="00E634C6">
        <w:rPr>
          <w:lang w:val="en-US"/>
          <w:rPrChange w:id="1147" w:author="Audun Stien" w:date="2022-05-25T11:54:00Z">
            <w:rPr/>
          </w:rPrChange>
        </w:rPr>
        <w:t xml:space="preserve">, S., </w:t>
      </w:r>
      <w:proofErr w:type="spellStart"/>
      <w:r w:rsidRPr="00E634C6">
        <w:rPr>
          <w:lang w:val="en-US"/>
          <w:rPrChange w:id="1148" w:author="Audun Stien" w:date="2022-05-25T11:54:00Z">
            <w:rPr/>
          </w:rPrChange>
        </w:rPr>
        <w:t>Leimgruber</w:t>
      </w:r>
      <w:proofErr w:type="spellEnd"/>
      <w:r w:rsidRPr="00E634C6">
        <w:rPr>
          <w:lang w:val="en-US"/>
          <w:rPrChange w:id="1149" w:author="Audun Stien" w:date="2022-05-25T11:54:00Z">
            <w:rPr/>
          </w:rPrChange>
        </w:rPr>
        <w:t>, P., Linnell, J.D.C., Lopez-L´</w:t>
      </w:r>
      <w:r w:rsidRPr="00E634C6">
        <w:rPr>
          <w:lang w:val="en-US"/>
          <w:rPrChange w:id="1150" w:author="Audun Stien" w:date="2022-05-25T11:54:00Z">
            <w:rPr/>
          </w:rPrChange>
        </w:rPr>
        <w:tab/>
      </w:r>
      <w:proofErr w:type="spellStart"/>
      <w:r w:rsidRPr="00E634C6">
        <w:rPr>
          <w:lang w:val="en-US"/>
          <w:rPrChange w:id="1151" w:author="Audun Stien" w:date="2022-05-25T11:54:00Z">
            <w:rPr/>
          </w:rPrChange>
        </w:rPr>
        <w:t>opez</w:t>
      </w:r>
      <w:proofErr w:type="spellEnd"/>
      <w:r w:rsidRPr="00E634C6">
        <w:rPr>
          <w:lang w:val="en-US"/>
          <w:rPrChange w:id="1152" w:author="Audun Stien" w:date="2022-05-25T11:54:00Z">
            <w:rPr/>
          </w:rPrChange>
        </w:rPr>
        <w:t xml:space="preserve">, P., Markham, A.C., Mattisson, J., </w:t>
      </w:r>
      <w:proofErr w:type="gramStart"/>
      <w:r w:rsidRPr="00E634C6">
        <w:rPr>
          <w:lang w:val="en-US"/>
          <w:rPrChange w:id="1153" w:author="Audun Stien" w:date="2022-05-25T11:54:00Z">
            <w:rPr/>
          </w:rPrChange>
        </w:rPr>
        <w:t>Medici,´</w:t>
      </w:r>
      <w:proofErr w:type="gramEnd"/>
    </w:p>
    <w:p w14:paraId="5229B630" w14:textId="77777777" w:rsidR="00D33022" w:rsidRPr="00E634C6" w:rsidRDefault="00341556">
      <w:pPr>
        <w:spacing w:after="0" w:line="394" w:lineRule="auto"/>
        <w:ind w:left="1156" w:right="0" w:firstLine="0"/>
        <w:jc w:val="left"/>
        <w:rPr>
          <w:lang w:val="en-US"/>
          <w:rPrChange w:id="1154" w:author="Audun Stien" w:date="2022-05-25T11:54:00Z">
            <w:rPr/>
          </w:rPrChange>
        </w:rPr>
      </w:pPr>
      <w:r w:rsidRPr="00E634C6">
        <w:rPr>
          <w:lang w:val="en-US"/>
          <w:rPrChange w:id="1155" w:author="Audun Stien" w:date="2022-05-25T11:54:00Z">
            <w:rPr/>
          </w:rPrChange>
        </w:rPr>
        <w:t xml:space="preserve">E.P., </w:t>
      </w:r>
      <w:proofErr w:type="spellStart"/>
      <w:r w:rsidRPr="00E634C6">
        <w:rPr>
          <w:lang w:val="en-US"/>
          <w:rPrChange w:id="1156" w:author="Audun Stien" w:date="2022-05-25T11:54:00Z">
            <w:rPr/>
          </w:rPrChange>
        </w:rPr>
        <w:t>Mellone</w:t>
      </w:r>
      <w:proofErr w:type="spellEnd"/>
      <w:r w:rsidRPr="00E634C6">
        <w:rPr>
          <w:lang w:val="en-US"/>
          <w:rPrChange w:id="1157" w:author="Audun Stien" w:date="2022-05-25T11:54:00Z">
            <w:rPr/>
          </w:rPrChange>
        </w:rPr>
        <w:t xml:space="preserve">, U., Merrill, E., de Miranda </w:t>
      </w:r>
      <w:proofErr w:type="spellStart"/>
      <w:r w:rsidRPr="00E634C6">
        <w:rPr>
          <w:lang w:val="en-US"/>
          <w:rPrChange w:id="1158" w:author="Audun Stien" w:date="2022-05-25T11:54:00Z">
            <w:rPr/>
          </w:rPrChange>
        </w:rPr>
        <w:t>Mourao</w:t>
      </w:r>
      <w:proofErr w:type="spellEnd"/>
      <w:r w:rsidRPr="00E634C6">
        <w:rPr>
          <w:lang w:val="en-US"/>
          <w:rPrChange w:id="1159" w:author="Audun Stien" w:date="2022-05-25T11:54:00Z">
            <w:rPr/>
          </w:rPrChange>
        </w:rPr>
        <w:t xml:space="preserve">, G., </w:t>
      </w:r>
      <w:proofErr w:type="spellStart"/>
      <w:r w:rsidRPr="00E634C6">
        <w:rPr>
          <w:lang w:val="en-US"/>
          <w:rPrChange w:id="1160" w:author="Audun Stien" w:date="2022-05-25T11:54:00Z">
            <w:rPr/>
          </w:rPrChange>
        </w:rPr>
        <w:t>Morato</w:t>
      </w:r>
      <w:proofErr w:type="spellEnd"/>
      <w:r w:rsidRPr="00E634C6">
        <w:rPr>
          <w:lang w:val="en-US"/>
          <w:rPrChange w:id="1161" w:author="Audun Stien" w:date="2022-05-25T11:54:00Z">
            <w:rPr/>
          </w:rPrChange>
        </w:rPr>
        <w:t xml:space="preserve">, R.G., </w:t>
      </w:r>
      <w:proofErr w:type="spellStart"/>
      <w:r w:rsidRPr="00E634C6">
        <w:rPr>
          <w:lang w:val="en-US"/>
          <w:rPrChange w:id="1162" w:author="Audun Stien" w:date="2022-05-25T11:54:00Z">
            <w:rPr/>
          </w:rPrChange>
        </w:rPr>
        <w:t>Morellet</w:t>
      </w:r>
      <w:proofErr w:type="spellEnd"/>
      <w:r w:rsidRPr="00E634C6">
        <w:rPr>
          <w:lang w:val="en-US"/>
          <w:rPrChange w:id="1163" w:author="Audun Stien" w:date="2022-05-25T11:54:00Z">
            <w:rPr/>
          </w:rPrChange>
        </w:rPr>
        <w:t xml:space="preserve">, N., Morrison, </w:t>
      </w:r>
      <w:proofErr w:type="gramStart"/>
      <w:r w:rsidRPr="00E634C6">
        <w:rPr>
          <w:lang w:val="en-US"/>
          <w:rPrChange w:id="1164" w:author="Audun Stien" w:date="2022-05-25T11:54:00Z">
            <w:rPr/>
          </w:rPrChange>
        </w:rPr>
        <w:t>T.A.,˜</w:t>
      </w:r>
      <w:proofErr w:type="gramEnd"/>
      <w:r w:rsidRPr="00E634C6">
        <w:rPr>
          <w:lang w:val="en-US"/>
          <w:rPrChange w:id="1165" w:author="Audun Stien" w:date="2022-05-25T11:54:00Z">
            <w:rPr/>
          </w:rPrChange>
        </w:rPr>
        <w:t xml:space="preserve"> </w:t>
      </w:r>
      <w:proofErr w:type="spellStart"/>
      <w:r w:rsidRPr="00E634C6">
        <w:rPr>
          <w:lang w:val="en-US"/>
          <w:rPrChange w:id="1166" w:author="Audun Stien" w:date="2022-05-25T11:54:00Z">
            <w:rPr/>
          </w:rPrChange>
        </w:rPr>
        <w:t>D´ıaz</w:t>
      </w:r>
      <w:proofErr w:type="spellEnd"/>
      <w:r w:rsidRPr="00E634C6">
        <w:rPr>
          <w:lang w:val="en-US"/>
          <w:rPrChange w:id="1167" w:author="Audun Stien" w:date="2022-05-25T11:54:00Z">
            <w:rPr/>
          </w:rPrChange>
        </w:rPr>
        <w:t xml:space="preserve">-Munoz, S.L., </w:t>
      </w:r>
      <w:proofErr w:type="spellStart"/>
      <w:r w:rsidRPr="00E634C6">
        <w:rPr>
          <w:lang w:val="en-US"/>
          <w:rPrChange w:id="1168" w:author="Audun Stien" w:date="2022-05-25T11:54:00Z">
            <w:rPr/>
          </w:rPrChange>
        </w:rPr>
        <w:t>Mysterud</w:t>
      </w:r>
      <w:proofErr w:type="spellEnd"/>
      <w:r w:rsidRPr="00E634C6">
        <w:rPr>
          <w:lang w:val="en-US"/>
          <w:rPrChange w:id="1169" w:author="Audun Stien" w:date="2022-05-25T11:54:00Z">
            <w:rPr/>
          </w:rPrChange>
        </w:rPr>
        <w:t xml:space="preserve">, A., </w:t>
      </w:r>
      <w:proofErr w:type="spellStart"/>
      <w:r w:rsidRPr="00E634C6">
        <w:rPr>
          <w:lang w:val="en-US"/>
          <w:rPrChange w:id="1170" w:author="Audun Stien" w:date="2022-05-25T11:54:00Z">
            <w:rPr/>
          </w:rPrChange>
        </w:rPr>
        <w:t>Nandintsetseg</w:t>
      </w:r>
      <w:proofErr w:type="spellEnd"/>
      <w:r w:rsidRPr="00E634C6">
        <w:rPr>
          <w:lang w:val="en-US"/>
          <w:rPrChange w:id="1171" w:author="Audun Stien" w:date="2022-05-25T11:54:00Z">
            <w:rPr/>
          </w:rPrChange>
        </w:rPr>
        <w:t xml:space="preserve">, D., Nathan, R., </w:t>
      </w:r>
      <w:proofErr w:type="spellStart"/>
      <w:r w:rsidRPr="00E634C6">
        <w:rPr>
          <w:lang w:val="en-US"/>
          <w:rPrChange w:id="1172" w:author="Audun Stien" w:date="2022-05-25T11:54:00Z">
            <w:rPr/>
          </w:rPrChange>
        </w:rPr>
        <w:t>Niamir</w:t>
      </w:r>
      <w:proofErr w:type="spellEnd"/>
      <w:r w:rsidRPr="00E634C6">
        <w:rPr>
          <w:lang w:val="en-US"/>
          <w:rPrChange w:id="1173" w:author="Audun Stien" w:date="2022-05-25T11:54:00Z">
            <w:rPr/>
          </w:rPrChange>
        </w:rPr>
        <w:t xml:space="preserve">, A., Odden, J., O’Hara, R.B.,˜ Oliveira-Santos, L.G.R., Olson, K.A., Patterson, B.D., Cunha de Paula, R., Pedrotti, L., </w:t>
      </w:r>
      <w:proofErr w:type="spellStart"/>
      <w:r w:rsidRPr="00E634C6">
        <w:rPr>
          <w:lang w:val="en-US"/>
          <w:rPrChange w:id="1174" w:author="Audun Stien" w:date="2022-05-25T11:54:00Z">
            <w:rPr/>
          </w:rPrChange>
        </w:rPr>
        <w:t>Reineking</w:t>
      </w:r>
      <w:proofErr w:type="spellEnd"/>
      <w:r w:rsidRPr="00E634C6">
        <w:rPr>
          <w:lang w:val="en-US"/>
          <w:rPrChange w:id="1175" w:author="Audun Stien" w:date="2022-05-25T11:54:00Z">
            <w:rPr/>
          </w:rPrChange>
        </w:rPr>
        <w:t>, B.,</w:t>
      </w:r>
    </w:p>
    <w:p w14:paraId="253F40BB" w14:textId="77777777" w:rsidR="00D33022" w:rsidRDefault="00341556">
      <w:pPr>
        <w:spacing w:line="259" w:lineRule="auto"/>
        <w:ind w:left="1166" w:right="942"/>
      </w:pPr>
      <w:proofErr w:type="spellStart"/>
      <w:r>
        <w:t>Rimmler</w:t>
      </w:r>
      <w:proofErr w:type="spellEnd"/>
      <w:r>
        <w:t xml:space="preserve">, M., Rogers, T.L., Rolandsen, C.M., </w:t>
      </w:r>
      <w:proofErr w:type="spellStart"/>
      <w:r>
        <w:t>Rosenberry</w:t>
      </w:r>
      <w:proofErr w:type="spellEnd"/>
      <w:r>
        <w:t xml:space="preserve">, C.S., </w:t>
      </w:r>
      <w:proofErr w:type="spellStart"/>
      <w:r>
        <w:t>Rubenstein</w:t>
      </w:r>
      <w:proofErr w:type="spellEnd"/>
      <w:r>
        <w:t xml:space="preserve">, D.I., </w:t>
      </w:r>
      <w:proofErr w:type="spellStart"/>
      <w:r>
        <w:t>Safi</w:t>
      </w:r>
      <w:proofErr w:type="spellEnd"/>
      <w:r>
        <w:t xml:space="preserve">, K., </w:t>
      </w:r>
      <w:proofErr w:type="spellStart"/>
      <w:r>
        <w:t>Sa¨ıd</w:t>
      </w:r>
      <w:proofErr w:type="spellEnd"/>
      <w:r>
        <w:t>, S.,</w:t>
      </w:r>
    </w:p>
    <w:p w14:paraId="06A311FD" w14:textId="77777777" w:rsidR="00D33022" w:rsidRDefault="00341556">
      <w:pPr>
        <w:spacing w:line="259" w:lineRule="auto"/>
        <w:ind w:left="1166" w:right="942"/>
      </w:pPr>
      <w:proofErr w:type="spellStart"/>
      <w:r>
        <w:t>Sapir</w:t>
      </w:r>
      <w:proofErr w:type="spellEnd"/>
      <w:r>
        <w:t xml:space="preserve">, N., </w:t>
      </w:r>
      <w:proofErr w:type="spellStart"/>
      <w:r>
        <w:t>Sawyer</w:t>
      </w:r>
      <w:proofErr w:type="spellEnd"/>
      <w:r>
        <w:t xml:space="preserve">, H., Schmidt, N.M., Selva, N., </w:t>
      </w:r>
      <w:proofErr w:type="spellStart"/>
      <w:r>
        <w:t>Sergiel</w:t>
      </w:r>
      <w:proofErr w:type="spellEnd"/>
      <w:r>
        <w:t xml:space="preserve">, A., </w:t>
      </w:r>
      <w:proofErr w:type="spellStart"/>
      <w:r>
        <w:t>Shiilegdamba</w:t>
      </w:r>
      <w:proofErr w:type="spellEnd"/>
      <w:r>
        <w:t>, E., Silva, J.P., Singh, N.,</w:t>
      </w:r>
    </w:p>
    <w:p w14:paraId="38F5D866" w14:textId="77777777" w:rsidR="00D33022" w:rsidRDefault="00341556">
      <w:pPr>
        <w:spacing w:after="13"/>
        <w:ind w:left="1166" w:right="942"/>
      </w:pPr>
      <w:r>
        <w:t xml:space="preserve">Solberg, E.J., Spiegel, O., Strand, O., </w:t>
      </w:r>
      <w:proofErr w:type="spellStart"/>
      <w:r>
        <w:t>Sundaresan</w:t>
      </w:r>
      <w:proofErr w:type="spellEnd"/>
      <w:r>
        <w:t xml:space="preserve">, S., Ullmann, W., </w:t>
      </w:r>
      <w:proofErr w:type="spellStart"/>
      <w:r>
        <w:t>Voigt</w:t>
      </w:r>
      <w:proofErr w:type="spellEnd"/>
      <w:r>
        <w:t xml:space="preserve">, U., Wall, J., </w:t>
      </w:r>
      <w:proofErr w:type="spellStart"/>
      <w:r>
        <w:t>Wattles</w:t>
      </w:r>
      <w:proofErr w:type="spellEnd"/>
      <w:r>
        <w:t xml:space="preserve">, D., </w:t>
      </w:r>
      <w:proofErr w:type="spellStart"/>
      <w:r>
        <w:t>Wikelski</w:t>
      </w:r>
      <w:proofErr w:type="spellEnd"/>
      <w:r>
        <w:t xml:space="preserve">, M., Wilmers, C.C., Wilson, J.W., </w:t>
      </w:r>
      <w:proofErr w:type="spellStart"/>
      <w:r>
        <w:t>Wittemyer</w:t>
      </w:r>
      <w:proofErr w:type="spellEnd"/>
      <w:r>
        <w:t xml:space="preserve">, G., </w:t>
      </w:r>
      <w:proofErr w:type="spellStart"/>
      <w:r>
        <w:t>Zieba</w:t>
      </w:r>
      <w:proofErr w:type="spellEnd"/>
      <w:r>
        <w:t xml:space="preserve">, F., </w:t>
      </w:r>
      <w:proofErr w:type="spellStart"/>
      <w:r>
        <w:t>Zwijacz-Kozica</w:t>
      </w:r>
      <w:proofErr w:type="spellEnd"/>
      <w:r>
        <w:t>, T. &amp; Mueller, T.</w:t>
      </w:r>
    </w:p>
    <w:p w14:paraId="4A7B9174" w14:textId="77777777" w:rsidR="00D33022" w:rsidRPr="00E634C6" w:rsidRDefault="00341556">
      <w:pPr>
        <w:ind w:left="1166" w:right="942"/>
        <w:rPr>
          <w:lang w:val="en-US"/>
          <w:rPrChange w:id="1176" w:author="Audun Stien" w:date="2022-05-25T11:54:00Z">
            <w:rPr/>
          </w:rPrChange>
        </w:rPr>
      </w:pPr>
      <w:r w:rsidRPr="00E634C6">
        <w:rPr>
          <w:lang w:val="en-US"/>
          <w:rPrChange w:id="1177" w:author="Audun Stien" w:date="2022-05-25T11:54:00Z">
            <w:rPr/>
          </w:rPrChange>
        </w:rPr>
        <w:t xml:space="preserve">(2018) Moving in the Anthropocene: Global reductions in terrestrial mammalian movements. </w:t>
      </w:r>
      <w:r w:rsidRPr="00E634C6">
        <w:rPr>
          <w:i/>
          <w:lang w:val="en-US"/>
          <w:rPrChange w:id="1178" w:author="Audun Stien" w:date="2022-05-25T11:54:00Z">
            <w:rPr>
              <w:i/>
            </w:rPr>
          </w:rPrChange>
        </w:rPr>
        <w:t xml:space="preserve">Science </w:t>
      </w:r>
      <w:r w:rsidRPr="00E634C6">
        <w:rPr>
          <w:lang w:val="en-US"/>
          <w:rPrChange w:id="1179" w:author="Audun Stien" w:date="2022-05-25T11:54:00Z">
            <w:rPr/>
          </w:rPrChange>
        </w:rPr>
        <w:t>359, 466–469.</w:t>
      </w:r>
    </w:p>
    <w:p w14:paraId="0187E52A" w14:textId="77777777" w:rsidR="00D33022" w:rsidRPr="00E634C6" w:rsidRDefault="00341556">
      <w:pPr>
        <w:ind w:left="1141" w:right="942" w:hanging="199"/>
        <w:rPr>
          <w:lang w:val="en-US"/>
          <w:rPrChange w:id="1180" w:author="Audun Stien" w:date="2022-05-25T11:54:00Z">
            <w:rPr/>
          </w:rPrChange>
        </w:rPr>
      </w:pPr>
      <w:r w:rsidRPr="00E634C6">
        <w:rPr>
          <w:lang w:val="en-US"/>
          <w:rPrChange w:id="1181" w:author="Audun Stien" w:date="2022-05-25T11:54:00Z">
            <w:rPr/>
          </w:rPrChange>
        </w:rPr>
        <w:t xml:space="preserve">Venter, O., Sanderson, E.W., </w:t>
      </w:r>
      <w:proofErr w:type="spellStart"/>
      <w:r w:rsidRPr="00E634C6">
        <w:rPr>
          <w:lang w:val="en-US"/>
          <w:rPrChange w:id="1182" w:author="Audun Stien" w:date="2022-05-25T11:54:00Z">
            <w:rPr/>
          </w:rPrChange>
        </w:rPr>
        <w:t>Magrach</w:t>
      </w:r>
      <w:proofErr w:type="spellEnd"/>
      <w:r w:rsidRPr="00E634C6">
        <w:rPr>
          <w:lang w:val="en-US"/>
          <w:rPrChange w:id="1183" w:author="Audun Stien" w:date="2022-05-25T11:54:00Z">
            <w:rPr/>
          </w:rPrChange>
        </w:rPr>
        <w:t xml:space="preserve">, A., Allan, J.R., </w:t>
      </w:r>
      <w:proofErr w:type="spellStart"/>
      <w:r w:rsidRPr="00E634C6">
        <w:rPr>
          <w:lang w:val="en-US"/>
          <w:rPrChange w:id="1184" w:author="Audun Stien" w:date="2022-05-25T11:54:00Z">
            <w:rPr/>
          </w:rPrChange>
        </w:rPr>
        <w:t>Beher</w:t>
      </w:r>
      <w:proofErr w:type="spellEnd"/>
      <w:r w:rsidRPr="00E634C6">
        <w:rPr>
          <w:lang w:val="en-US"/>
          <w:rPrChange w:id="1185" w:author="Audun Stien" w:date="2022-05-25T11:54:00Z">
            <w:rPr/>
          </w:rPrChange>
        </w:rPr>
        <w:t xml:space="preserve">, J., Jones, K.R., </w:t>
      </w:r>
      <w:proofErr w:type="spellStart"/>
      <w:r w:rsidRPr="00E634C6">
        <w:rPr>
          <w:lang w:val="en-US"/>
          <w:rPrChange w:id="1186" w:author="Audun Stien" w:date="2022-05-25T11:54:00Z">
            <w:rPr/>
          </w:rPrChange>
        </w:rPr>
        <w:t>Possingham</w:t>
      </w:r>
      <w:proofErr w:type="spellEnd"/>
      <w:r w:rsidRPr="00E634C6">
        <w:rPr>
          <w:lang w:val="en-US"/>
          <w:rPrChange w:id="1187" w:author="Audun Stien" w:date="2022-05-25T11:54:00Z">
            <w:rPr/>
          </w:rPrChange>
        </w:rPr>
        <w:t xml:space="preserve">, H.P., Laurance, W.F., Wood, P., Fekete, B.M., Levy, M.A. &amp; Watson, J.E.M. (2016) Sixteen years of change in the global terrestrial human footprint and implications for biodiversity conservation. </w:t>
      </w:r>
      <w:r w:rsidRPr="00E634C6">
        <w:rPr>
          <w:i/>
          <w:lang w:val="en-US"/>
          <w:rPrChange w:id="1188" w:author="Audun Stien" w:date="2022-05-25T11:54:00Z">
            <w:rPr>
              <w:i/>
            </w:rPr>
          </w:rPrChange>
        </w:rPr>
        <w:t xml:space="preserve">Nature Communications </w:t>
      </w:r>
      <w:r w:rsidRPr="00E634C6">
        <w:rPr>
          <w:lang w:val="en-US"/>
          <w:rPrChange w:id="1189" w:author="Audun Stien" w:date="2022-05-25T11:54:00Z">
            <w:rPr/>
          </w:rPrChange>
        </w:rPr>
        <w:t>7, 12558.</w:t>
      </w:r>
    </w:p>
    <w:p w14:paraId="556F1D73" w14:textId="77777777" w:rsidR="00D33022" w:rsidRPr="00E634C6" w:rsidRDefault="00341556">
      <w:pPr>
        <w:ind w:left="1141" w:right="942" w:hanging="199"/>
        <w:rPr>
          <w:lang w:val="en-US"/>
          <w:rPrChange w:id="1190" w:author="Audun Stien" w:date="2022-05-25T11:54:00Z">
            <w:rPr/>
          </w:rPrChange>
        </w:rPr>
      </w:pPr>
      <w:proofErr w:type="spellStart"/>
      <w:r w:rsidRPr="00E634C6">
        <w:rPr>
          <w:lang w:val="en-US"/>
          <w:rPrChange w:id="1191" w:author="Audun Stien" w:date="2022-05-25T11:54:00Z">
            <w:rPr/>
          </w:rPrChange>
        </w:rPr>
        <w:lastRenderedPageBreak/>
        <w:t>Vistnes</w:t>
      </w:r>
      <w:proofErr w:type="spellEnd"/>
      <w:r w:rsidRPr="00E634C6">
        <w:rPr>
          <w:lang w:val="en-US"/>
          <w:rPrChange w:id="1192" w:author="Audun Stien" w:date="2022-05-25T11:54:00Z">
            <w:rPr/>
          </w:rPrChange>
        </w:rPr>
        <w:t xml:space="preserve">, I. &amp; </w:t>
      </w:r>
      <w:proofErr w:type="spellStart"/>
      <w:r w:rsidRPr="00E634C6">
        <w:rPr>
          <w:lang w:val="en-US"/>
          <w:rPrChange w:id="1193" w:author="Audun Stien" w:date="2022-05-25T11:54:00Z">
            <w:rPr/>
          </w:rPrChange>
        </w:rPr>
        <w:t>Nellemann</w:t>
      </w:r>
      <w:proofErr w:type="spellEnd"/>
      <w:r w:rsidRPr="00E634C6">
        <w:rPr>
          <w:lang w:val="en-US"/>
          <w:rPrChange w:id="1194" w:author="Audun Stien" w:date="2022-05-25T11:54:00Z">
            <w:rPr/>
          </w:rPrChange>
        </w:rPr>
        <w:t xml:space="preserve">, C. (2008) The matter of spatial and temporal scales: a review of reindeer and caribou response to human activity. </w:t>
      </w:r>
      <w:r w:rsidRPr="00E634C6">
        <w:rPr>
          <w:i/>
          <w:lang w:val="en-US"/>
          <w:rPrChange w:id="1195" w:author="Audun Stien" w:date="2022-05-25T11:54:00Z">
            <w:rPr>
              <w:i/>
            </w:rPr>
          </w:rPrChange>
        </w:rPr>
        <w:t xml:space="preserve">Polar Biology </w:t>
      </w:r>
      <w:r w:rsidRPr="00E634C6">
        <w:rPr>
          <w:lang w:val="en-US"/>
          <w:rPrChange w:id="1196" w:author="Audun Stien" w:date="2022-05-25T11:54:00Z">
            <w:rPr/>
          </w:rPrChange>
        </w:rPr>
        <w:t>31, 399–407.</w:t>
      </w:r>
    </w:p>
    <w:p w14:paraId="22C9B087" w14:textId="77777777" w:rsidR="00D33022" w:rsidRPr="00E634C6" w:rsidRDefault="00341556">
      <w:pPr>
        <w:ind w:left="1141" w:right="942" w:hanging="199"/>
        <w:rPr>
          <w:lang w:val="en-US"/>
          <w:rPrChange w:id="1197" w:author="Audun Stien" w:date="2022-05-25T11:54:00Z">
            <w:rPr/>
          </w:rPrChange>
        </w:rPr>
      </w:pPr>
      <w:proofErr w:type="spellStart"/>
      <w:r w:rsidRPr="00E634C6">
        <w:rPr>
          <w:lang w:val="en-US"/>
          <w:rPrChange w:id="1198" w:author="Audun Stien" w:date="2022-05-25T11:54:00Z">
            <w:rPr/>
          </w:rPrChange>
        </w:rPr>
        <w:t>Worton</w:t>
      </w:r>
      <w:proofErr w:type="spellEnd"/>
      <w:r w:rsidRPr="00E634C6">
        <w:rPr>
          <w:lang w:val="en-US"/>
          <w:rPrChange w:id="1199" w:author="Audun Stien" w:date="2022-05-25T11:54:00Z">
            <w:rPr/>
          </w:rPrChange>
        </w:rPr>
        <w:t xml:space="preserve">, B.J. (1989) Kernel Methods for Estimating the Utilization Distribution in Home-Range Studies. </w:t>
      </w:r>
      <w:r w:rsidRPr="00E634C6">
        <w:rPr>
          <w:i/>
          <w:lang w:val="en-US"/>
          <w:rPrChange w:id="1200" w:author="Audun Stien" w:date="2022-05-25T11:54:00Z">
            <w:rPr>
              <w:i/>
            </w:rPr>
          </w:rPrChange>
        </w:rPr>
        <w:t xml:space="preserve">Ecology </w:t>
      </w:r>
      <w:r w:rsidRPr="00E634C6">
        <w:rPr>
          <w:lang w:val="en-US"/>
          <w:rPrChange w:id="1201" w:author="Audun Stien" w:date="2022-05-25T11:54:00Z">
            <w:rPr/>
          </w:rPrChange>
        </w:rPr>
        <w:t>70, 164–168.</w:t>
      </w:r>
    </w:p>
    <w:p w14:paraId="2E85F1A0" w14:textId="77777777" w:rsidR="00D33022" w:rsidRDefault="00341556">
      <w:pPr>
        <w:ind w:left="1141" w:right="942" w:hanging="199"/>
      </w:pPr>
      <w:r w:rsidRPr="00E634C6">
        <w:rPr>
          <w:lang w:val="en-US"/>
          <w:rPrChange w:id="1202" w:author="Audun Stien" w:date="2022-05-25T11:54:00Z">
            <w:rPr/>
          </w:rPrChange>
        </w:rPr>
        <w:t xml:space="preserve">Zeller, K.A., Vickers, T.W., Ernest, H.B. &amp; Boyce, W.M. (2017) Multi-level, multi-scale resource selection functions and resistance surfaces for conservation planning: Pumas as a case study. </w:t>
      </w:r>
      <w:r>
        <w:rPr>
          <w:i/>
        </w:rPr>
        <w:t xml:space="preserve">PLOS ONE </w:t>
      </w:r>
      <w:r>
        <w:t>12, e0179570.</w:t>
      </w:r>
    </w:p>
    <w:sectPr w:rsidR="00D33022">
      <w:footerReference w:type="even" r:id="rId28"/>
      <w:footerReference w:type="default" r:id="rId29"/>
      <w:footerReference w:type="first" r:id="rId30"/>
      <w:pgSz w:w="12240" w:h="15840"/>
      <w:pgMar w:top="2177" w:right="1023" w:bottom="749" w:left="843" w:header="708" w:footer="150"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0" w:author="Audun Stien" w:date="2022-05-30T09:45:00Z" w:initials="AS">
    <w:p w14:paraId="39EC308E" w14:textId="528B6D96" w:rsidR="00D15A8E" w:rsidRPr="008B5004" w:rsidRDefault="008B5004" w:rsidP="00D15A8E">
      <w:pPr>
        <w:pStyle w:val="CommentText"/>
        <w:rPr>
          <w:lang w:val="en-US"/>
        </w:rPr>
      </w:pPr>
      <w:r>
        <w:rPr>
          <w:rStyle w:val="CommentReference"/>
        </w:rPr>
        <w:annotationRef/>
      </w:r>
      <w:r w:rsidRPr="008B5004">
        <w:rPr>
          <w:lang w:val="en-US"/>
        </w:rPr>
        <w:t>To me it looks like y</w:t>
      </w:r>
      <w:r>
        <w:rPr>
          <w:lang w:val="en-US"/>
        </w:rPr>
        <w:t xml:space="preserve">ou often write </w:t>
      </w:r>
      <w:proofErr w:type="spellStart"/>
      <w:r>
        <w:rPr>
          <w:lang w:val="en-US"/>
        </w:rPr>
        <w:t>ZoI</w:t>
      </w:r>
      <w:proofErr w:type="spellEnd"/>
      <w:r>
        <w:rPr>
          <w:lang w:val="en-US"/>
        </w:rPr>
        <w:t xml:space="preserve"> when impact </w:t>
      </w:r>
      <w:r w:rsidR="00236BA4">
        <w:rPr>
          <w:lang w:val="en-US"/>
        </w:rPr>
        <w:t xml:space="preserve">seems like the </w:t>
      </w:r>
      <w:r w:rsidR="00D15A8E">
        <w:rPr>
          <w:lang w:val="en-US"/>
        </w:rPr>
        <w:t>correct word. I may miss something.</w:t>
      </w:r>
    </w:p>
  </w:comment>
  <w:comment w:id="287" w:author="Audun Stien" w:date="2022-05-30T10:11:00Z" w:initials="AS">
    <w:p w14:paraId="19C60346" w14:textId="126B2953" w:rsidR="00B1214C" w:rsidRPr="00B1214C" w:rsidRDefault="00B1214C">
      <w:pPr>
        <w:pStyle w:val="CommentText"/>
        <w:rPr>
          <w:lang w:val="en-US"/>
        </w:rPr>
      </w:pPr>
      <w:r>
        <w:rPr>
          <w:rStyle w:val="CommentReference"/>
        </w:rPr>
        <w:annotationRef/>
      </w:r>
      <w:r w:rsidRPr="00B1214C">
        <w:rPr>
          <w:lang w:val="en-US"/>
        </w:rPr>
        <w:t xml:space="preserve">I think you </w:t>
      </w:r>
      <w:proofErr w:type="gramStart"/>
      <w:r w:rsidRPr="00B1214C">
        <w:rPr>
          <w:lang w:val="en-US"/>
        </w:rPr>
        <w:t>have to</w:t>
      </w:r>
      <w:proofErr w:type="gramEnd"/>
      <w:r w:rsidRPr="00B1214C">
        <w:rPr>
          <w:lang w:val="en-US"/>
        </w:rPr>
        <w:t xml:space="preserve"> d</w:t>
      </w:r>
      <w:r>
        <w:rPr>
          <w:lang w:val="en-US"/>
        </w:rPr>
        <w:t xml:space="preserve">escribe this in a bit more detail. </w:t>
      </w:r>
      <w:r w:rsidR="00717858">
        <w:rPr>
          <w:lang w:val="en-US"/>
        </w:rPr>
        <w:t xml:space="preserve">Give </w:t>
      </w:r>
      <w:r w:rsidR="00E6756E">
        <w:rPr>
          <w:lang w:val="en-US"/>
        </w:rPr>
        <w:t>the examples threshold, linear and gaussian (half-normal)</w:t>
      </w:r>
      <w:r w:rsidR="00144D18">
        <w:rPr>
          <w:lang w:val="en-US"/>
        </w:rPr>
        <w:t xml:space="preserve"> (you already </w:t>
      </w:r>
      <w:proofErr w:type="gramStart"/>
      <w:r w:rsidR="00144D18">
        <w:rPr>
          <w:lang w:val="en-US"/>
        </w:rPr>
        <w:t>has</w:t>
      </w:r>
      <w:proofErr w:type="gramEnd"/>
      <w:r w:rsidR="00144D18">
        <w:rPr>
          <w:lang w:val="en-US"/>
        </w:rPr>
        <w:t xml:space="preserve"> done the threshold version so perhaps just the two other</w:t>
      </w:r>
      <w:r w:rsidR="00800900">
        <w:rPr>
          <w:lang w:val="en-US"/>
        </w:rPr>
        <w:t>)</w:t>
      </w:r>
      <w:r w:rsidR="00105F28">
        <w:rPr>
          <w:lang w:val="en-US"/>
        </w:rPr>
        <w:t>.</w:t>
      </w:r>
      <w:r w:rsidR="00800900">
        <w:rPr>
          <w:lang w:val="en-US"/>
        </w:rPr>
        <w:t xml:space="preserve"> How are th</w:t>
      </w:r>
      <w:r w:rsidR="00754ABA">
        <w:rPr>
          <w:lang w:val="en-US"/>
        </w:rPr>
        <w:t>e</w:t>
      </w:r>
      <w:r w:rsidR="00800900">
        <w:rPr>
          <w:lang w:val="en-US"/>
        </w:rPr>
        <w:t xml:space="preserve"> phi functions defined by r </w:t>
      </w:r>
      <w:r w:rsidR="00754ABA">
        <w:rPr>
          <w:lang w:val="en-US"/>
        </w:rPr>
        <w:t>only</w:t>
      </w:r>
      <w:r w:rsidR="00105F28">
        <w:rPr>
          <w:lang w:val="en-US"/>
        </w:rPr>
        <w:t xml:space="preserve"> </w:t>
      </w:r>
      <w:r w:rsidR="006E341E">
        <w:rPr>
          <w:lang w:val="en-US"/>
        </w:rPr>
        <w:t>“</w:t>
      </w:r>
      <w:r w:rsidR="00105F28">
        <w:rPr>
          <w:lang w:val="en-US"/>
        </w:rPr>
        <w:t xml:space="preserve">For point j we calculate the sum of all phi </w:t>
      </w:r>
      <w:r w:rsidR="007D2879">
        <w:rPr>
          <w:lang w:val="en-US"/>
        </w:rPr>
        <w:t xml:space="preserve">with distance </w:t>
      </w:r>
      <w:proofErr w:type="spellStart"/>
      <w:r w:rsidR="00C32764">
        <w:rPr>
          <w:lang w:val="en-US"/>
        </w:rPr>
        <w:t>dijk</w:t>
      </w:r>
      <w:proofErr w:type="spellEnd"/>
      <w:r w:rsidR="00C32764">
        <w:rPr>
          <w:lang w:val="en-US"/>
        </w:rPr>
        <w:t xml:space="preserve"> &lt; </w:t>
      </w:r>
      <w:proofErr w:type="spellStart"/>
      <w:proofErr w:type="gramStart"/>
      <w:r w:rsidR="00C32764">
        <w:rPr>
          <w:lang w:val="en-US"/>
        </w:rPr>
        <w:t>rk</w:t>
      </w:r>
      <w:proofErr w:type="spellEnd"/>
      <w:r w:rsidR="004F2EA2">
        <w:rPr>
          <w:lang w:val="en-US"/>
        </w:rPr>
        <w:t>…</w:t>
      </w:r>
      <w:r w:rsidR="004A63C9">
        <w:rPr>
          <w:lang w:val="en-US"/>
        </w:rPr>
        <w:t>”</w:t>
      </w:r>
      <w:proofErr w:type="gramEnd"/>
    </w:p>
  </w:comment>
  <w:comment w:id="321" w:author="Audun Stien" w:date="2022-05-30T10:38:00Z" w:initials="AS">
    <w:p w14:paraId="4043519E" w14:textId="05963893" w:rsidR="005B1B6E" w:rsidRPr="005B1B6E" w:rsidRDefault="005B1B6E">
      <w:pPr>
        <w:pStyle w:val="CommentText"/>
        <w:rPr>
          <w:lang w:val="en-US"/>
        </w:rPr>
      </w:pPr>
      <w:r>
        <w:rPr>
          <w:rStyle w:val="CommentReference"/>
        </w:rPr>
        <w:annotationRef/>
      </w:r>
      <w:r w:rsidRPr="005B1B6E">
        <w:rPr>
          <w:lang w:val="en-US"/>
        </w:rPr>
        <w:t xml:space="preserve">I am not </w:t>
      </w:r>
      <w:proofErr w:type="gramStart"/>
      <w:r w:rsidRPr="005B1B6E">
        <w:rPr>
          <w:lang w:val="en-US"/>
        </w:rPr>
        <w:t>really sure</w:t>
      </w:r>
      <w:proofErr w:type="gramEnd"/>
      <w:r w:rsidRPr="005B1B6E">
        <w:rPr>
          <w:lang w:val="en-US"/>
        </w:rPr>
        <w:t xml:space="preserve"> what is the </w:t>
      </w:r>
      <w:r>
        <w:rPr>
          <w:lang w:val="en-US"/>
        </w:rPr>
        <w:t>main point with these two sentences.</w:t>
      </w:r>
    </w:p>
  </w:comment>
  <w:comment w:id="341" w:author="Audun Stien" w:date="2022-05-30T10:49:00Z" w:initials="AS">
    <w:p w14:paraId="69FE7292" w14:textId="434D6FE3" w:rsidR="00CA4DF1" w:rsidRDefault="00CA4DF1">
      <w:pPr>
        <w:pStyle w:val="CommentText"/>
      </w:pPr>
      <w:r>
        <w:rPr>
          <w:rStyle w:val="CommentReference"/>
        </w:rPr>
        <w:annotationRef/>
      </w:r>
      <w:r>
        <w:t>?</w:t>
      </w:r>
    </w:p>
  </w:comment>
  <w:comment w:id="569" w:author="Audun Stien" w:date="2022-05-30T10:54:00Z" w:initials="AS">
    <w:p w14:paraId="5780B3F8" w14:textId="0B8CC60F" w:rsidR="00820E83" w:rsidRPr="00820E83" w:rsidRDefault="00820E83">
      <w:pPr>
        <w:pStyle w:val="CommentText"/>
        <w:rPr>
          <w:lang w:val="en-US"/>
        </w:rPr>
      </w:pPr>
      <w:r>
        <w:rPr>
          <w:rStyle w:val="CommentReference"/>
        </w:rPr>
        <w:annotationRef/>
      </w:r>
      <w:r w:rsidRPr="00820E83">
        <w:rPr>
          <w:lang w:val="en-US"/>
        </w:rPr>
        <w:t xml:space="preserve">Isn’t this what is built in in </w:t>
      </w:r>
      <w:r>
        <w:rPr>
          <w:lang w:val="en-US"/>
        </w:rPr>
        <w:t xml:space="preserve">the </w:t>
      </w:r>
      <w:r w:rsidR="00F41A7A">
        <w:rPr>
          <w:lang w:val="en-US"/>
        </w:rPr>
        <w:t xml:space="preserve">phi function? The sentence is confusing in my opinion. I see what your point is likely to </w:t>
      </w:r>
      <w:proofErr w:type="gramStart"/>
      <w:r w:rsidR="00F41A7A">
        <w:rPr>
          <w:lang w:val="en-US"/>
        </w:rPr>
        <w:t>be, but</w:t>
      </w:r>
      <w:proofErr w:type="gramEnd"/>
      <w:r w:rsidR="00F41A7A">
        <w:rPr>
          <w:lang w:val="en-US"/>
        </w:rPr>
        <w:t xml:space="preserve"> think you can delete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EC308E" w15:done="0"/>
  <w15:commentEx w15:paraId="19C60346" w15:done="0"/>
  <w15:commentEx w15:paraId="4043519E" w15:done="0"/>
  <w15:commentEx w15:paraId="69FE7292" w15:done="0"/>
  <w15:commentEx w15:paraId="5780B3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F10D6" w16cex:dateUtc="2022-05-30T07:45:00Z"/>
  <w16cex:commentExtensible w16cex:durableId="263F16D9" w16cex:dateUtc="2022-05-30T08:11:00Z"/>
  <w16cex:commentExtensible w16cex:durableId="263F1D1C" w16cex:dateUtc="2022-05-30T08:38:00Z"/>
  <w16cex:commentExtensible w16cex:durableId="263F1FCD" w16cex:dateUtc="2022-05-30T08:49:00Z"/>
  <w16cex:commentExtensible w16cex:durableId="263F20F1" w16cex:dateUtc="2022-05-30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EC308E" w16cid:durableId="263F10D6"/>
  <w16cid:commentId w16cid:paraId="19C60346" w16cid:durableId="263F16D9"/>
  <w16cid:commentId w16cid:paraId="4043519E" w16cid:durableId="263F1D1C"/>
  <w16cid:commentId w16cid:paraId="69FE7292" w16cid:durableId="263F1FCD"/>
  <w16cid:commentId w16cid:paraId="5780B3F8" w16cid:durableId="263F20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07C4E" w14:textId="77777777" w:rsidR="00341B2A" w:rsidRDefault="00341B2A">
      <w:pPr>
        <w:spacing w:after="0" w:line="240" w:lineRule="auto"/>
      </w:pPr>
      <w:r>
        <w:separator/>
      </w:r>
    </w:p>
  </w:endnote>
  <w:endnote w:type="continuationSeparator" w:id="0">
    <w:p w14:paraId="5E0076A0" w14:textId="77777777" w:rsidR="00341B2A" w:rsidRDefault="00341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5336" w14:textId="77777777" w:rsidR="00D33022" w:rsidRDefault="00D33022">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455A6" w14:textId="77777777" w:rsidR="00D33022" w:rsidRDefault="00D33022">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6BCDB" w14:textId="77777777" w:rsidR="00D33022" w:rsidRDefault="00D3302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33F6D" w14:textId="77777777" w:rsidR="00D33022" w:rsidRDefault="00341556">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2141" w14:textId="77777777" w:rsidR="00D33022" w:rsidRDefault="00341556">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B5C65" w14:textId="77777777" w:rsidR="00D33022" w:rsidRDefault="00341556">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26FB6" w14:textId="77777777" w:rsidR="00341B2A" w:rsidRDefault="00341B2A">
      <w:pPr>
        <w:spacing w:after="0" w:line="240" w:lineRule="auto"/>
      </w:pPr>
      <w:r>
        <w:separator/>
      </w:r>
    </w:p>
  </w:footnote>
  <w:footnote w:type="continuationSeparator" w:id="0">
    <w:p w14:paraId="0CF4B68F" w14:textId="77777777" w:rsidR="00341B2A" w:rsidRDefault="00341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DC617" w14:textId="77777777" w:rsidR="00A06482" w:rsidRDefault="00A064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6EA85" w14:textId="77777777" w:rsidR="00A06482" w:rsidRDefault="00A064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C5C9F" w14:textId="77777777" w:rsidR="00A06482" w:rsidRDefault="00A064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53451"/>
    <w:multiLevelType w:val="hybridMultilevel"/>
    <w:tmpl w:val="9244B4F8"/>
    <w:lvl w:ilvl="0" w:tplc="07B053B4">
      <w:start w:val="1"/>
      <w:numFmt w:val="decimal"/>
      <w:lvlText w:val="%1."/>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47C1558">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C9EF1A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55AC746">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824E576">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6DCD700">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B2C0AAA">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41803FA">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D4C53FE">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4999756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dun Stien">
    <w15:presenceInfo w15:providerId="AD" w15:userId="S::ast000@uit.no::776a276d-eb39-49c0-97af-bbdffa84ac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022"/>
    <w:rsid w:val="00000B99"/>
    <w:rsid w:val="00001980"/>
    <w:rsid w:val="000057B1"/>
    <w:rsid w:val="00011289"/>
    <w:rsid w:val="00020D55"/>
    <w:rsid w:val="00062935"/>
    <w:rsid w:val="00076023"/>
    <w:rsid w:val="000929C1"/>
    <w:rsid w:val="000A25D1"/>
    <w:rsid w:val="000B4A3F"/>
    <w:rsid w:val="000B6991"/>
    <w:rsid w:val="000D43BD"/>
    <w:rsid w:val="000E0DB0"/>
    <w:rsid w:val="00105F28"/>
    <w:rsid w:val="00144D18"/>
    <w:rsid w:val="0020604B"/>
    <w:rsid w:val="00236BA4"/>
    <w:rsid w:val="00261DE3"/>
    <w:rsid w:val="00281D38"/>
    <w:rsid w:val="002B7D18"/>
    <w:rsid w:val="002D0B38"/>
    <w:rsid w:val="002F02EF"/>
    <w:rsid w:val="00341287"/>
    <w:rsid w:val="00341556"/>
    <w:rsid w:val="00341B2A"/>
    <w:rsid w:val="00345734"/>
    <w:rsid w:val="003B3575"/>
    <w:rsid w:val="003C3586"/>
    <w:rsid w:val="003D20B6"/>
    <w:rsid w:val="003E062A"/>
    <w:rsid w:val="00433035"/>
    <w:rsid w:val="00445C53"/>
    <w:rsid w:val="00481CED"/>
    <w:rsid w:val="004873EB"/>
    <w:rsid w:val="00492CA6"/>
    <w:rsid w:val="004A63C9"/>
    <w:rsid w:val="004A774C"/>
    <w:rsid w:val="004B4A2C"/>
    <w:rsid w:val="004F2EA2"/>
    <w:rsid w:val="00511F77"/>
    <w:rsid w:val="00534197"/>
    <w:rsid w:val="0053733F"/>
    <w:rsid w:val="005B1B6E"/>
    <w:rsid w:val="005B2187"/>
    <w:rsid w:val="005E5C4B"/>
    <w:rsid w:val="005F66A6"/>
    <w:rsid w:val="006A779A"/>
    <w:rsid w:val="006C16C1"/>
    <w:rsid w:val="006D32DF"/>
    <w:rsid w:val="006E341E"/>
    <w:rsid w:val="006E67AA"/>
    <w:rsid w:val="00717858"/>
    <w:rsid w:val="00720CAF"/>
    <w:rsid w:val="00752309"/>
    <w:rsid w:val="00754ABA"/>
    <w:rsid w:val="00762F04"/>
    <w:rsid w:val="00763EB4"/>
    <w:rsid w:val="007769F3"/>
    <w:rsid w:val="00794B43"/>
    <w:rsid w:val="007C5EA5"/>
    <w:rsid w:val="007D2879"/>
    <w:rsid w:val="007D6FE8"/>
    <w:rsid w:val="00800900"/>
    <w:rsid w:val="00820626"/>
    <w:rsid w:val="00820E83"/>
    <w:rsid w:val="008311B5"/>
    <w:rsid w:val="00831F6B"/>
    <w:rsid w:val="00836A22"/>
    <w:rsid w:val="00836F25"/>
    <w:rsid w:val="00843F00"/>
    <w:rsid w:val="00850B80"/>
    <w:rsid w:val="008546F1"/>
    <w:rsid w:val="00872E7B"/>
    <w:rsid w:val="00875D58"/>
    <w:rsid w:val="00893E3E"/>
    <w:rsid w:val="008B5004"/>
    <w:rsid w:val="008F0DEF"/>
    <w:rsid w:val="008F4548"/>
    <w:rsid w:val="008F4CCA"/>
    <w:rsid w:val="0090598E"/>
    <w:rsid w:val="00914082"/>
    <w:rsid w:val="00952720"/>
    <w:rsid w:val="009540A6"/>
    <w:rsid w:val="009664E5"/>
    <w:rsid w:val="009A164A"/>
    <w:rsid w:val="009A52E8"/>
    <w:rsid w:val="009B0418"/>
    <w:rsid w:val="009B5E98"/>
    <w:rsid w:val="009F7A69"/>
    <w:rsid w:val="00A06482"/>
    <w:rsid w:val="00A249D1"/>
    <w:rsid w:val="00AA6625"/>
    <w:rsid w:val="00AA703A"/>
    <w:rsid w:val="00AE59BF"/>
    <w:rsid w:val="00B0527D"/>
    <w:rsid w:val="00B1214C"/>
    <w:rsid w:val="00B7199B"/>
    <w:rsid w:val="00B74F60"/>
    <w:rsid w:val="00BB6389"/>
    <w:rsid w:val="00BD1909"/>
    <w:rsid w:val="00BF3A54"/>
    <w:rsid w:val="00BF3CD3"/>
    <w:rsid w:val="00BF4CC4"/>
    <w:rsid w:val="00BF5772"/>
    <w:rsid w:val="00C07B13"/>
    <w:rsid w:val="00C10051"/>
    <w:rsid w:val="00C14053"/>
    <w:rsid w:val="00C245DC"/>
    <w:rsid w:val="00C32764"/>
    <w:rsid w:val="00C40F9C"/>
    <w:rsid w:val="00C55867"/>
    <w:rsid w:val="00C564D7"/>
    <w:rsid w:val="00C60347"/>
    <w:rsid w:val="00C6063A"/>
    <w:rsid w:val="00C61A3C"/>
    <w:rsid w:val="00C76D9E"/>
    <w:rsid w:val="00C97449"/>
    <w:rsid w:val="00CA1D99"/>
    <w:rsid w:val="00CA4DF1"/>
    <w:rsid w:val="00CF2D05"/>
    <w:rsid w:val="00CF765A"/>
    <w:rsid w:val="00D01709"/>
    <w:rsid w:val="00D15A8E"/>
    <w:rsid w:val="00D32D03"/>
    <w:rsid w:val="00D33022"/>
    <w:rsid w:val="00D467DA"/>
    <w:rsid w:val="00D6120E"/>
    <w:rsid w:val="00D621D3"/>
    <w:rsid w:val="00D666AB"/>
    <w:rsid w:val="00D72913"/>
    <w:rsid w:val="00D755BB"/>
    <w:rsid w:val="00D84443"/>
    <w:rsid w:val="00DC670A"/>
    <w:rsid w:val="00DF30D0"/>
    <w:rsid w:val="00E159F6"/>
    <w:rsid w:val="00E377E4"/>
    <w:rsid w:val="00E50218"/>
    <w:rsid w:val="00E634C6"/>
    <w:rsid w:val="00E6756E"/>
    <w:rsid w:val="00EB4ACB"/>
    <w:rsid w:val="00F04FE7"/>
    <w:rsid w:val="00F3574C"/>
    <w:rsid w:val="00F41A7A"/>
    <w:rsid w:val="00F84F7C"/>
    <w:rsid w:val="00FC6336"/>
    <w:rsid w:val="00FE6EE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CFE26"/>
  <w15:docId w15:val="{4F252A00-6FB9-4AF7-96C2-0E0EF2E78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1" w:line="411" w:lineRule="auto"/>
      <w:ind w:left="259" w:right="26"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231"/>
      <w:ind w:left="967"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spacing w:after="226"/>
      <w:ind w:left="967"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paragraph" w:styleId="Header">
    <w:name w:val="header"/>
    <w:basedOn w:val="Normal"/>
    <w:link w:val="HeaderChar"/>
    <w:uiPriority w:val="99"/>
    <w:unhideWhenUsed/>
    <w:rsid w:val="00A06482"/>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6482"/>
    <w:rPr>
      <w:rFonts w:ascii="Calibri" w:eastAsia="Calibri" w:hAnsi="Calibri" w:cs="Calibri"/>
      <w:color w:val="000000"/>
      <w:sz w:val="20"/>
    </w:rPr>
  </w:style>
  <w:style w:type="character" w:styleId="CommentReference">
    <w:name w:val="annotation reference"/>
    <w:basedOn w:val="DefaultParagraphFont"/>
    <w:uiPriority w:val="99"/>
    <w:semiHidden/>
    <w:unhideWhenUsed/>
    <w:rsid w:val="008B5004"/>
    <w:rPr>
      <w:sz w:val="16"/>
      <w:szCs w:val="16"/>
    </w:rPr>
  </w:style>
  <w:style w:type="paragraph" w:styleId="CommentText">
    <w:name w:val="annotation text"/>
    <w:basedOn w:val="Normal"/>
    <w:link w:val="CommentTextChar"/>
    <w:uiPriority w:val="99"/>
    <w:semiHidden/>
    <w:unhideWhenUsed/>
    <w:rsid w:val="008B5004"/>
    <w:pPr>
      <w:spacing w:line="240" w:lineRule="auto"/>
    </w:pPr>
    <w:rPr>
      <w:szCs w:val="20"/>
    </w:rPr>
  </w:style>
  <w:style w:type="character" w:customStyle="1" w:styleId="CommentTextChar">
    <w:name w:val="Comment Text Char"/>
    <w:basedOn w:val="DefaultParagraphFont"/>
    <w:link w:val="CommentText"/>
    <w:uiPriority w:val="99"/>
    <w:semiHidden/>
    <w:rsid w:val="008B500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8B5004"/>
    <w:rPr>
      <w:b/>
      <w:bCs/>
    </w:rPr>
  </w:style>
  <w:style w:type="character" w:customStyle="1" w:styleId="CommentSubjectChar">
    <w:name w:val="Comment Subject Char"/>
    <w:basedOn w:val="CommentTextChar"/>
    <w:link w:val="CommentSubject"/>
    <w:uiPriority w:val="99"/>
    <w:semiHidden/>
    <w:rsid w:val="008B5004"/>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8.jpg"/><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g"/><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footer" Target="footer6.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DC84F-A419-4245-8FB7-04C29F107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29</Pages>
  <Words>9005</Words>
  <Characters>47729</Characters>
  <Application>Microsoft Office Word</Application>
  <DocSecurity>0</DocSecurity>
  <Lines>397</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Audun Stien</dc:creator>
  <cp:keywords/>
  <cp:lastModifiedBy>Audun Stien</cp:lastModifiedBy>
  <cp:revision>139</cp:revision>
  <dcterms:created xsi:type="dcterms:W3CDTF">2022-05-25T12:10:00Z</dcterms:created>
  <dcterms:modified xsi:type="dcterms:W3CDTF">2022-05-30T09:09:00Z</dcterms:modified>
</cp:coreProperties>
</file>